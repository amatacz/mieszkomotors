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878" w:type="dxa"/>
        <w:tblLook w:val="01E0" w:firstRow="1" w:lastRow="1" w:firstColumn="1" w:lastColumn="1" w:noHBand="0" w:noVBand="0"/>
      </w:tblPr>
      <w:tblGrid>
        <w:gridCol w:w="8761"/>
      </w:tblGrid>
      <w:tr w:rsidR="008C5A95" w:rsidRPr="00D77131" w14:paraId="17EEBAB7" w14:textId="77777777" w:rsidTr="00895EF9">
        <w:trPr>
          <w:trHeight w:hRule="exact" w:val="1361"/>
        </w:trPr>
        <w:tc>
          <w:tcPr>
            <w:tcW w:w="8901" w:type="dxa"/>
            <w:vAlign w:val="bottom"/>
          </w:tcPr>
          <w:p w14:paraId="10948110" w14:textId="77777777" w:rsidR="00895EF9" w:rsidRDefault="00370D89" w:rsidP="00B91FF0">
            <w:pPr>
              <w:pStyle w:val="DocumentTitle"/>
              <w:spacing w:after="120"/>
              <w:rPr>
                <w:rFonts w:cs="Arial"/>
              </w:rPr>
            </w:pPr>
            <w:r w:rsidRPr="00D77131">
              <w:rPr>
                <w:rFonts w:cs="Arial"/>
              </w:rPr>
              <w:fldChar w:fldCharType="begin"/>
            </w:r>
            <w:r w:rsidRPr="00D77131">
              <w:rPr>
                <w:rFonts w:cs="Arial"/>
              </w:rPr>
              <w:instrText xml:space="preserve"> DOCPROPERTY  Scope  \* MERGEFORMAT </w:instrText>
            </w:r>
            <w:r w:rsidRPr="00D77131">
              <w:rPr>
                <w:rFonts w:cs="Arial"/>
              </w:rPr>
              <w:fldChar w:fldCharType="separate"/>
            </w:r>
            <w:r w:rsidR="005943C5">
              <w:rPr>
                <w:rFonts w:cs="Arial"/>
              </w:rPr>
              <w:t>Group Informatics</w:t>
            </w:r>
            <w:r w:rsidRPr="00D77131">
              <w:rPr>
                <w:rFonts w:cs="Arial"/>
              </w:rPr>
              <w:fldChar w:fldCharType="end"/>
            </w:r>
          </w:p>
          <w:p w14:paraId="2C280FB1" w14:textId="77777777" w:rsidR="008C5A95" w:rsidRPr="00D77131" w:rsidRDefault="008C5A95" w:rsidP="00C24543">
            <w:pPr>
              <w:pStyle w:val="DocumentTitle"/>
              <w:spacing w:after="120"/>
              <w:rPr>
                <w:rFonts w:cs="Arial"/>
              </w:rPr>
            </w:pPr>
            <w:r w:rsidRPr="00D77131">
              <w:rPr>
                <w:rFonts w:cs="Arial"/>
              </w:rPr>
              <w:fldChar w:fldCharType="begin"/>
            </w:r>
            <w:r w:rsidRPr="00D77131">
              <w:rPr>
                <w:rFonts w:cs="Arial"/>
              </w:rPr>
              <w:instrText xml:space="preserve"> DOCPROPERTY  DocumentType  \* MERGEFORMAT </w:instrText>
            </w:r>
            <w:r w:rsidRPr="00D77131">
              <w:rPr>
                <w:rFonts w:cs="Arial"/>
              </w:rPr>
              <w:fldChar w:fldCharType="separate"/>
            </w:r>
            <w:r w:rsidR="005943C5">
              <w:rPr>
                <w:rFonts w:cs="Arial"/>
              </w:rPr>
              <w:t xml:space="preserve">Smoke Test </w:t>
            </w:r>
            <w:r w:rsidRPr="00D77131">
              <w:rPr>
                <w:rFonts w:cs="Arial"/>
              </w:rPr>
              <w:fldChar w:fldCharType="end"/>
            </w:r>
          </w:p>
        </w:tc>
      </w:tr>
      <w:tr w:rsidR="008C5A95" w:rsidRPr="00D77131" w14:paraId="406B0FC9" w14:textId="77777777" w:rsidTr="00895EF9">
        <w:trPr>
          <w:trHeight w:hRule="exact" w:val="5670"/>
        </w:trPr>
        <w:tc>
          <w:tcPr>
            <w:tcW w:w="8901" w:type="dxa"/>
          </w:tcPr>
          <w:p w14:paraId="3C7DC7E9" w14:textId="77777777" w:rsidR="008C5A95" w:rsidRPr="00291A8A" w:rsidRDefault="00366CCB" w:rsidP="00B91FF0">
            <w:pPr>
              <w:pStyle w:val="DocumentSubtitle"/>
              <w:spacing w:line="260" w:lineRule="atLeast"/>
              <w:rPr>
                <w:rFonts w:cs="Arial"/>
              </w:rPr>
            </w:pPr>
            <w:r>
              <w:fldChar w:fldCharType="begin"/>
            </w:r>
            <w:r>
              <w:instrText xml:space="preserve"> DOCPROPERTY  Title  \* MERGEFORMAT </w:instrText>
            </w:r>
            <w:r>
              <w:fldChar w:fldCharType="separate"/>
            </w:r>
            <w:r w:rsidR="005943C5">
              <w:t>Kit Label Database (KLD)</w:t>
            </w:r>
            <w:r>
              <w:fldChar w:fldCharType="end"/>
            </w:r>
          </w:p>
        </w:tc>
      </w:tr>
      <w:tr w:rsidR="008C5A95" w:rsidRPr="00D77131" w14:paraId="0DFFB89A" w14:textId="77777777" w:rsidTr="005F4E2E">
        <w:trPr>
          <w:trHeight w:val="2062"/>
        </w:trPr>
        <w:tc>
          <w:tcPr>
            <w:tcW w:w="8903" w:type="dxa"/>
            <w:vAlign w:val="bottom"/>
          </w:tcPr>
          <w:p w14:paraId="66495933" w14:textId="77777777" w:rsidR="008C5A95" w:rsidRPr="00074FD0" w:rsidRDefault="008C5A95" w:rsidP="00291A8A">
            <w:pPr>
              <w:tabs>
                <w:tab w:val="left" w:pos="2524"/>
              </w:tabs>
              <w:rPr>
                <w:lang w:val="fr-FR"/>
              </w:rPr>
            </w:pPr>
            <w:r w:rsidRPr="00074FD0">
              <w:rPr>
                <w:lang w:val="fr-FR"/>
              </w:rPr>
              <w:t>Document ID:</w:t>
            </w:r>
            <w:r w:rsidRPr="00074FD0">
              <w:rPr>
                <w:lang w:val="fr-FR"/>
              </w:rPr>
              <w:tab/>
            </w:r>
            <w:r w:rsidR="00B50AA3">
              <w:fldChar w:fldCharType="begin"/>
            </w:r>
            <w:r w:rsidR="00B50AA3" w:rsidRPr="00074FD0">
              <w:rPr>
                <w:lang w:val="fr-FR"/>
              </w:rPr>
              <w:instrText xml:space="preserve"> DOCPROPERTY  "DocID"  \* MERGEFORMAT </w:instrText>
            </w:r>
            <w:r w:rsidR="00B50AA3">
              <w:fldChar w:fldCharType="separate"/>
            </w:r>
            <w:r w:rsidR="005943C5">
              <w:rPr>
                <w:lang w:val="fr-FR"/>
              </w:rPr>
              <w:t>14366993</w:t>
            </w:r>
            <w:r w:rsidR="00B50AA3">
              <w:fldChar w:fldCharType="end"/>
            </w:r>
          </w:p>
          <w:p w14:paraId="26EFE8CC" w14:textId="77777777" w:rsidR="008C5A95" w:rsidRPr="00074FD0" w:rsidRDefault="008C5A95" w:rsidP="00291A8A">
            <w:pPr>
              <w:tabs>
                <w:tab w:val="left" w:pos="2524"/>
              </w:tabs>
              <w:rPr>
                <w:lang w:val="fr-FR"/>
              </w:rPr>
            </w:pPr>
          </w:p>
          <w:p w14:paraId="5CC2A9D5" w14:textId="085AF508" w:rsidR="008C5A95" w:rsidRPr="00074FD0" w:rsidRDefault="008C5A95" w:rsidP="00291A8A">
            <w:pPr>
              <w:tabs>
                <w:tab w:val="left" w:pos="2524"/>
              </w:tabs>
              <w:rPr>
                <w:lang w:val="fr-FR"/>
              </w:rPr>
            </w:pPr>
            <w:r w:rsidRPr="00074FD0">
              <w:rPr>
                <w:lang w:val="fr-FR"/>
              </w:rPr>
              <w:t>Version:</w:t>
            </w:r>
            <w:r w:rsidRPr="00074FD0">
              <w:rPr>
                <w:lang w:val="fr-FR"/>
              </w:rPr>
              <w:tab/>
            </w:r>
            <w:r w:rsidR="00B50AA3">
              <w:fldChar w:fldCharType="begin"/>
            </w:r>
            <w:r w:rsidR="00B50AA3" w:rsidRPr="00074FD0">
              <w:rPr>
                <w:lang w:val="fr-FR"/>
              </w:rPr>
              <w:instrText xml:space="preserve"> DOCPROPERTY  Version  \* MERGEFORMAT </w:instrText>
            </w:r>
            <w:r w:rsidR="00B50AA3">
              <w:fldChar w:fldCharType="separate"/>
            </w:r>
            <w:r w:rsidR="005943C5">
              <w:rPr>
                <w:lang w:val="fr-FR"/>
              </w:rPr>
              <w:t>9.0</w:t>
            </w:r>
            <w:r w:rsidR="00B50AA3">
              <w:fldChar w:fldCharType="end"/>
            </w:r>
          </w:p>
          <w:p w14:paraId="32FA3469" w14:textId="77777777" w:rsidR="008C5A95" w:rsidRPr="00074FD0" w:rsidRDefault="008C5A95" w:rsidP="00291A8A">
            <w:pPr>
              <w:tabs>
                <w:tab w:val="left" w:pos="2524"/>
              </w:tabs>
              <w:rPr>
                <w:lang w:val="fr-FR"/>
              </w:rPr>
            </w:pPr>
          </w:p>
          <w:p w14:paraId="43B9666D" w14:textId="1FB23C31" w:rsidR="008C5A95" w:rsidRPr="00074FD0" w:rsidRDefault="008C5A95" w:rsidP="00291A8A">
            <w:pPr>
              <w:tabs>
                <w:tab w:val="left" w:pos="2524"/>
              </w:tabs>
              <w:rPr>
                <w:lang w:val="fr-FR"/>
              </w:rPr>
            </w:pPr>
            <w:r w:rsidRPr="00074FD0">
              <w:rPr>
                <w:lang w:val="fr-FR"/>
              </w:rPr>
              <w:t>Effective Date:</w:t>
            </w:r>
            <w:r w:rsidRPr="00074FD0">
              <w:rPr>
                <w:lang w:val="fr-FR"/>
              </w:rPr>
              <w:tab/>
            </w:r>
            <w:r w:rsidR="00B50AA3">
              <w:fldChar w:fldCharType="begin"/>
            </w:r>
            <w:r w:rsidR="00B50AA3" w:rsidRPr="00074FD0">
              <w:rPr>
                <w:lang w:val="fr-FR"/>
              </w:rPr>
              <w:instrText xml:space="preserve"> DOCPROPERTY  "Effective Date"  \* MERGEFORMAT </w:instrText>
            </w:r>
            <w:r w:rsidR="00B50AA3">
              <w:fldChar w:fldCharType="separate"/>
            </w:r>
            <w:r w:rsidR="005943C5">
              <w:rPr>
                <w:lang w:val="fr-FR"/>
              </w:rPr>
              <w:t>Date of last signature</w:t>
            </w:r>
            <w:r w:rsidR="00B50AA3">
              <w:fldChar w:fldCharType="end"/>
            </w:r>
          </w:p>
          <w:p w14:paraId="3A9B4BF9" w14:textId="77777777" w:rsidR="00895EF9" w:rsidRPr="00074FD0" w:rsidRDefault="00895EF9" w:rsidP="00291A8A">
            <w:pPr>
              <w:tabs>
                <w:tab w:val="left" w:pos="2524"/>
              </w:tabs>
              <w:rPr>
                <w:lang w:val="fr-FR"/>
              </w:rPr>
            </w:pPr>
          </w:p>
          <w:p w14:paraId="72BE6A44" w14:textId="77777777" w:rsidR="00895EF9" w:rsidRPr="00895EF9" w:rsidRDefault="00895EF9" w:rsidP="00914EB4">
            <w:pPr>
              <w:tabs>
                <w:tab w:val="left" w:pos="2524"/>
              </w:tabs>
            </w:pPr>
            <w:r w:rsidRPr="00895EF9">
              <w:t>PMM Template Version:</w:t>
            </w:r>
            <w:r w:rsidRPr="00895EF9">
              <w:tab/>
            </w:r>
            <w:r w:rsidR="00715DF4">
              <w:rPr>
                <w:color w:val="000000" w:themeColor="text1"/>
              </w:rPr>
              <w:t>5</w:t>
            </w:r>
            <w:r w:rsidR="00715DF4" w:rsidRPr="00914EB4">
              <w:rPr>
                <w:color w:val="000000" w:themeColor="text1"/>
              </w:rPr>
              <w:t xml:space="preserve">.0 </w:t>
            </w:r>
            <w:r w:rsidR="00715DF4" w:rsidRPr="00895EF9">
              <w:t>[</w:t>
            </w:r>
            <w:r w:rsidR="00715DF4">
              <w:t>November 2016</w:t>
            </w:r>
            <w:r w:rsidR="00715DF4" w:rsidRPr="00895EF9">
              <w:t>]</w:t>
            </w:r>
          </w:p>
        </w:tc>
      </w:tr>
    </w:tbl>
    <w:p w14:paraId="2659B633" w14:textId="77777777" w:rsidR="008C5A95" w:rsidRPr="00D77131" w:rsidRDefault="008C5A95">
      <w:pPr>
        <w:pStyle w:val="TableText9"/>
      </w:pPr>
    </w:p>
    <w:p w14:paraId="5AAF9C97" w14:textId="77777777" w:rsidR="008C5A95" w:rsidRPr="00D77131" w:rsidRDefault="008C5A95">
      <w:pPr>
        <w:pStyle w:val="Text"/>
        <w:sectPr w:rsidR="008C5A95" w:rsidRPr="00D77131">
          <w:headerReference w:type="default" r:id="rId8"/>
          <w:headerReference w:type="first" r:id="rId9"/>
          <w:pgSz w:w="11907" w:h="16839" w:code="9"/>
          <w:pgMar w:top="1587" w:right="1134" w:bottom="1843" w:left="1134" w:header="567" w:footer="1417" w:gutter="0"/>
          <w:cols w:space="720"/>
          <w:titlePg/>
          <w:docGrid w:linePitch="299"/>
        </w:sectPr>
      </w:pPr>
    </w:p>
    <w:p w14:paraId="1E17336F" w14:textId="77777777" w:rsidR="008C5A95" w:rsidRPr="00D77131" w:rsidRDefault="008C5A95" w:rsidP="00895EF9">
      <w:pPr>
        <w:pStyle w:val="Hd1"/>
        <w:pageBreakBefore/>
      </w:pPr>
      <w:bookmarkStart w:id="0" w:name="_Toc510423785"/>
      <w:r w:rsidRPr="00D77131">
        <w:lastRenderedPageBreak/>
        <w:t>Document Information</w:t>
      </w:r>
      <w:bookmarkEnd w:id="0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68" w:type="dxa"/>
          <w:right w:w="68" w:type="dxa"/>
        </w:tblCellMar>
        <w:tblLook w:val="01E0" w:firstRow="1" w:lastRow="1" w:firstColumn="1" w:lastColumn="1" w:noHBand="0" w:noVBand="0"/>
      </w:tblPr>
      <w:tblGrid>
        <w:gridCol w:w="2367"/>
        <w:gridCol w:w="7262"/>
      </w:tblGrid>
      <w:tr w:rsidR="00B5680C" w:rsidRPr="001C6F63" w14:paraId="703F4F9F" w14:textId="77777777" w:rsidTr="00074FD0">
        <w:trPr>
          <w:cantSplit/>
        </w:trPr>
        <w:tc>
          <w:tcPr>
            <w:tcW w:w="1229" w:type="pct"/>
            <w:shd w:val="pct5" w:color="auto" w:fill="auto"/>
          </w:tcPr>
          <w:p w14:paraId="7B1CF659" w14:textId="77777777" w:rsidR="00B5680C" w:rsidRPr="001C6F63" w:rsidRDefault="00B5680C" w:rsidP="001A2777">
            <w:pPr>
              <w:pStyle w:val="TableText11"/>
              <w:spacing w:line="260" w:lineRule="atLeast"/>
            </w:pPr>
            <w:r>
              <w:rPr>
                <w:b/>
              </w:rPr>
              <w:t>Project Name</w:t>
            </w:r>
          </w:p>
        </w:tc>
        <w:tc>
          <w:tcPr>
            <w:tcW w:w="3771" w:type="pct"/>
          </w:tcPr>
          <w:p w14:paraId="2123AA0C" w14:textId="77777777" w:rsidR="00B5680C" w:rsidRPr="001C6F63" w:rsidRDefault="00366CCB" w:rsidP="00F948A3">
            <w:pPr>
              <w:pStyle w:val="TableText11"/>
              <w:spacing w:line="260" w:lineRule="atLeast"/>
            </w:pPr>
            <w:r>
              <w:fldChar w:fldCharType="begin"/>
            </w:r>
            <w:r>
              <w:instrText xml:space="preserve"> DOCPROPERTY  Title  \* MERGEFORMAT </w:instrText>
            </w:r>
            <w:r>
              <w:fldChar w:fldCharType="separate"/>
            </w:r>
            <w:r w:rsidR="005943C5">
              <w:t>Kit Label Database (KLD)</w:t>
            </w:r>
            <w:r>
              <w:fldChar w:fldCharType="end"/>
            </w:r>
          </w:p>
        </w:tc>
      </w:tr>
      <w:tr w:rsidR="00B5680C" w:rsidRPr="001C6F63" w14:paraId="1D1A19D5" w14:textId="77777777" w:rsidTr="00074FD0">
        <w:trPr>
          <w:cantSplit/>
        </w:trPr>
        <w:tc>
          <w:tcPr>
            <w:tcW w:w="1229" w:type="pct"/>
            <w:shd w:val="pct5" w:color="auto" w:fill="auto"/>
          </w:tcPr>
          <w:p w14:paraId="47DE689E" w14:textId="77777777" w:rsidR="00B5680C" w:rsidRPr="001C6F63" w:rsidRDefault="00B5680C" w:rsidP="00B5680C">
            <w:pPr>
              <w:pStyle w:val="TableText11"/>
              <w:spacing w:line="260" w:lineRule="atLeast"/>
            </w:pPr>
            <w:r w:rsidRPr="001C6F63">
              <w:rPr>
                <w:b/>
              </w:rPr>
              <w:t xml:space="preserve">Document </w:t>
            </w:r>
            <w:r>
              <w:rPr>
                <w:b/>
              </w:rPr>
              <w:t>Name</w:t>
            </w:r>
          </w:p>
        </w:tc>
        <w:tc>
          <w:tcPr>
            <w:tcW w:w="3771" w:type="pct"/>
          </w:tcPr>
          <w:p w14:paraId="3A6057EE" w14:textId="28DCA95B" w:rsidR="00B5680C" w:rsidRPr="001C6F63" w:rsidRDefault="00366CCB" w:rsidP="001A2777">
            <w:pPr>
              <w:pStyle w:val="TableText11"/>
              <w:spacing w:line="260" w:lineRule="atLeast"/>
            </w:pPr>
            <w:r>
              <w:fldChar w:fldCharType="begin"/>
            </w:r>
            <w:r>
              <w:instrText xml:space="preserve"> DOCPROPERTY  DocumentType  \* MERGEFORMAT </w:instrText>
            </w:r>
            <w:r>
              <w:fldChar w:fldCharType="separate"/>
            </w:r>
            <w:r w:rsidR="005943C5">
              <w:t xml:space="preserve">Smoke Test </w:t>
            </w:r>
            <w:r>
              <w:fldChar w:fldCharType="end"/>
            </w:r>
          </w:p>
        </w:tc>
      </w:tr>
      <w:tr w:rsidR="008C5A95" w:rsidRPr="001C6F63" w14:paraId="47D8214D" w14:textId="77777777" w:rsidTr="00074FD0">
        <w:trPr>
          <w:cantSplit/>
        </w:trPr>
        <w:tc>
          <w:tcPr>
            <w:tcW w:w="1229" w:type="pct"/>
            <w:shd w:val="pct5" w:color="auto" w:fill="auto"/>
          </w:tcPr>
          <w:p w14:paraId="0D5DC817" w14:textId="77777777" w:rsidR="008C5A95" w:rsidRPr="001C6F63" w:rsidRDefault="008C5A95" w:rsidP="00B91FF0">
            <w:pPr>
              <w:pStyle w:val="TableText11"/>
              <w:spacing w:line="260" w:lineRule="atLeast"/>
            </w:pPr>
            <w:r w:rsidRPr="001C6F63">
              <w:rPr>
                <w:b/>
              </w:rPr>
              <w:t>Document Owner</w:t>
            </w:r>
          </w:p>
        </w:tc>
        <w:tc>
          <w:tcPr>
            <w:tcW w:w="3771" w:type="pct"/>
          </w:tcPr>
          <w:p w14:paraId="61D1C750" w14:textId="77777777" w:rsidR="008C5A95" w:rsidRPr="001C6F63" w:rsidRDefault="000439D7" w:rsidP="001C6A5D">
            <w:pPr>
              <w:pStyle w:val="TableText11"/>
              <w:spacing w:line="260" w:lineRule="atLeast"/>
            </w:pPr>
            <w:r w:rsidRPr="00074FD0">
              <w:t>Delivery Service Manager</w:t>
            </w:r>
          </w:p>
        </w:tc>
      </w:tr>
      <w:tr w:rsidR="008F5D29" w:rsidRPr="00D77131" w14:paraId="42E4DB7D" w14:textId="77777777" w:rsidTr="00074FD0">
        <w:trPr>
          <w:cantSplit/>
        </w:trPr>
        <w:tc>
          <w:tcPr>
            <w:tcW w:w="1229" w:type="pct"/>
            <w:shd w:val="pct5" w:color="auto" w:fill="auto"/>
          </w:tcPr>
          <w:p w14:paraId="49826DA0" w14:textId="77777777" w:rsidR="008F5D29" w:rsidRPr="00D77131" w:rsidRDefault="008F5D29" w:rsidP="00B91FF0">
            <w:pPr>
              <w:pStyle w:val="TableText11"/>
              <w:spacing w:line="260" w:lineRule="atLeast"/>
            </w:pPr>
            <w:r w:rsidRPr="00D77131">
              <w:rPr>
                <w:b/>
              </w:rPr>
              <w:t>Document Location</w:t>
            </w:r>
          </w:p>
        </w:tc>
        <w:tc>
          <w:tcPr>
            <w:tcW w:w="3771" w:type="pct"/>
          </w:tcPr>
          <w:p w14:paraId="2BB4671F" w14:textId="77777777" w:rsidR="008F5D29" w:rsidRPr="00D77131" w:rsidRDefault="00F948A3" w:rsidP="00144773">
            <w:pPr>
              <w:pStyle w:val="TableText11"/>
              <w:spacing w:line="260" w:lineRule="atLeast"/>
              <w:rPr>
                <w:rFonts w:cs="Arial"/>
              </w:rPr>
            </w:pPr>
            <w:r>
              <w:rPr>
                <w:rFonts w:cs="Arial"/>
              </w:rPr>
              <w:t>Project Library</w:t>
            </w:r>
          </w:p>
        </w:tc>
      </w:tr>
      <w:tr w:rsidR="008F5D29" w:rsidRPr="00D77131" w14:paraId="0B23D6F9" w14:textId="77777777" w:rsidTr="00074FD0">
        <w:trPr>
          <w:cantSplit/>
        </w:trPr>
        <w:tc>
          <w:tcPr>
            <w:tcW w:w="1229" w:type="pct"/>
            <w:shd w:val="pct5" w:color="auto" w:fill="auto"/>
          </w:tcPr>
          <w:p w14:paraId="60C53256" w14:textId="77777777" w:rsidR="008F5D29" w:rsidRPr="00D77131" w:rsidRDefault="008F5D29" w:rsidP="00B91FF0">
            <w:pPr>
              <w:pStyle w:val="TableText11"/>
              <w:spacing w:line="260" w:lineRule="atLeast"/>
              <w:rPr>
                <w:b/>
              </w:rPr>
            </w:pPr>
            <w:r w:rsidRPr="00D77131">
              <w:rPr>
                <w:b/>
              </w:rPr>
              <w:t>Associated Documents</w:t>
            </w:r>
          </w:p>
        </w:tc>
        <w:tc>
          <w:tcPr>
            <w:tcW w:w="3771" w:type="pct"/>
          </w:tcPr>
          <w:p w14:paraId="0828E49D" w14:textId="3459BE9C" w:rsidR="00F948A3" w:rsidRPr="00F948A3" w:rsidRDefault="00DD2980" w:rsidP="00F948A3">
            <w:pPr>
              <w:pStyle w:val="TableText11"/>
              <w:spacing w:line="260" w:lineRule="atLeast"/>
              <w:rPr>
                <w:rFonts w:cs="Arial"/>
              </w:rPr>
            </w:pPr>
            <w:r>
              <w:rPr>
                <w:rFonts w:cs="Arial"/>
              </w:rPr>
              <w:t>[PL ID:</w:t>
            </w:r>
            <w:r w:rsidRPr="00A36CC9">
              <w:t xml:space="preserve"> </w:t>
            </w:r>
            <w:hyperlink r:id="rId10" w:history="1">
              <w:r w:rsidRPr="00DC161C">
                <w:rPr>
                  <w:rStyle w:val="Hyperlink"/>
                </w:rPr>
                <w:t>12672962</w:t>
              </w:r>
            </w:hyperlink>
            <w:r>
              <w:rPr>
                <w:rFonts w:cs="Arial"/>
              </w:rPr>
              <w:t xml:space="preserve">] </w:t>
            </w:r>
            <w:r w:rsidR="00C30254">
              <w:rPr>
                <w:rFonts w:cs="Arial"/>
              </w:rPr>
              <w:t xml:space="preserve">Kit Label Database </w:t>
            </w:r>
            <w:r w:rsidR="00D714D5">
              <w:rPr>
                <w:rFonts w:cs="Arial"/>
              </w:rPr>
              <w:t xml:space="preserve">(KLD) </w:t>
            </w:r>
            <w:r w:rsidR="0062559D">
              <w:rPr>
                <w:rFonts w:cs="Arial"/>
              </w:rPr>
              <w:t>-</w:t>
            </w:r>
            <w:r w:rsidR="00C30254">
              <w:rPr>
                <w:rFonts w:cs="Arial"/>
              </w:rPr>
              <w:t xml:space="preserve"> User Requirements </w:t>
            </w:r>
            <w:r>
              <w:rPr>
                <w:rFonts w:cs="Arial"/>
              </w:rPr>
              <w:t>Specification</w:t>
            </w:r>
          </w:p>
          <w:p w14:paraId="23D70692" w14:textId="71F22323" w:rsidR="008F5D29" w:rsidRPr="0047491A" w:rsidRDefault="0062559D" w:rsidP="00DD2980">
            <w:pPr>
              <w:pStyle w:val="TableText11"/>
              <w:spacing w:line="260" w:lineRule="atLeast"/>
              <w:rPr>
                <w:rFonts w:cs="Arial"/>
              </w:rPr>
            </w:pPr>
            <w:r>
              <w:rPr>
                <w:rFonts w:cs="Arial"/>
              </w:rPr>
              <w:t>[</w:t>
            </w:r>
            <w:r w:rsidR="00DD2980">
              <w:rPr>
                <w:rFonts w:cs="Arial"/>
              </w:rPr>
              <w:t xml:space="preserve">PL ID: </w:t>
            </w:r>
            <w:hyperlink r:id="rId11" w:history="1">
              <w:r w:rsidR="00DD2980" w:rsidRPr="004C6006">
                <w:rPr>
                  <w:rStyle w:val="Hyperlink"/>
                  <w:szCs w:val="22"/>
                </w:rPr>
                <w:t>12668878</w:t>
              </w:r>
            </w:hyperlink>
            <w:r w:rsidR="00DD2980">
              <w:rPr>
                <w:rFonts w:cs="Arial"/>
              </w:rPr>
              <w:t xml:space="preserve">] </w:t>
            </w:r>
            <w:r w:rsidR="00F948A3" w:rsidRPr="00F948A3">
              <w:rPr>
                <w:rFonts w:cs="Arial"/>
              </w:rPr>
              <w:t xml:space="preserve">Kit Label Database </w:t>
            </w:r>
            <w:r w:rsidR="00D714D5">
              <w:rPr>
                <w:rFonts w:cs="Arial"/>
              </w:rPr>
              <w:t xml:space="preserve">(KLD) </w:t>
            </w:r>
            <w:r>
              <w:rPr>
                <w:rFonts w:cs="Arial"/>
              </w:rPr>
              <w:t>-</w:t>
            </w:r>
            <w:r w:rsidR="00C30254">
              <w:rPr>
                <w:rFonts w:cs="Arial"/>
              </w:rPr>
              <w:t xml:space="preserve"> Functional Specification</w:t>
            </w:r>
            <w:r w:rsidR="00DC6C33">
              <w:rPr>
                <w:rFonts w:cs="Arial"/>
              </w:rPr>
              <w:t>s</w:t>
            </w:r>
            <w:r w:rsidR="00C30254">
              <w:rPr>
                <w:rFonts w:cs="Arial"/>
              </w:rPr>
              <w:t xml:space="preserve"> </w:t>
            </w:r>
          </w:p>
        </w:tc>
      </w:tr>
    </w:tbl>
    <w:p w14:paraId="78FAD051" w14:textId="77777777" w:rsidR="008C5A95" w:rsidRPr="00D77131" w:rsidRDefault="008C5A95">
      <w:pPr>
        <w:pStyle w:val="TableText9"/>
      </w:pPr>
    </w:p>
    <w:p w14:paraId="4916A6AA" w14:textId="77777777" w:rsidR="00EB2F36" w:rsidRPr="00D77131" w:rsidRDefault="00EB2F36" w:rsidP="00EB2F36">
      <w:pPr>
        <w:pStyle w:val="Hd1"/>
      </w:pPr>
      <w:r>
        <w:t>Author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68" w:type="dxa"/>
          <w:right w:w="68" w:type="dxa"/>
        </w:tblCellMar>
        <w:tblLook w:val="01E0" w:firstRow="1" w:lastRow="1" w:firstColumn="1" w:lastColumn="1" w:noHBand="0" w:noVBand="0"/>
      </w:tblPr>
      <w:tblGrid>
        <w:gridCol w:w="2365"/>
        <w:gridCol w:w="2845"/>
        <w:gridCol w:w="1465"/>
        <w:gridCol w:w="1826"/>
        <w:gridCol w:w="1122"/>
      </w:tblGrid>
      <w:tr w:rsidR="00EB2F36" w:rsidRPr="00D77131" w14:paraId="43690E0F" w14:textId="77777777" w:rsidTr="00074FD0">
        <w:trPr>
          <w:cantSplit/>
          <w:tblHeader/>
        </w:trPr>
        <w:tc>
          <w:tcPr>
            <w:tcW w:w="1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5" w:color="auto" w:fill="auto"/>
          </w:tcPr>
          <w:p w14:paraId="0504AFB0" w14:textId="77777777" w:rsidR="00EB2F36" w:rsidRPr="00D77131" w:rsidRDefault="00EB2F36" w:rsidP="00BB3671">
            <w:pPr>
              <w:pStyle w:val="TableText11"/>
              <w:keepNext/>
              <w:spacing w:line="260" w:lineRule="atLeast"/>
            </w:pPr>
            <w:r w:rsidRPr="00D77131">
              <w:rPr>
                <w:b/>
              </w:rPr>
              <w:t>Role</w:t>
            </w:r>
          </w:p>
        </w:tc>
        <w:tc>
          <w:tcPr>
            <w:tcW w:w="147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5" w:color="auto" w:fill="auto"/>
          </w:tcPr>
          <w:p w14:paraId="1FD4A3F1" w14:textId="77777777" w:rsidR="00EB2F36" w:rsidRPr="00D77131" w:rsidRDefault="00EB2F36" w:rsidP="00BB3671">
            <w:pPr>
              <w:pStyle w:val="TableText11"/>
              <w:keepNext/>
              <w:spacing w:line="260" w:lineRule="atLeast"/>
            </w:pPr>
            <w:r w:rsidRPr="00D77131">
              <w:rPr>
                <w:b/>
              </w:rPr>
              <w:t>Name</w:t>
            </w:r>
          </w:p>
        </w:tc>
        <w:tc>
          <w:tcPr>
            <w:tcW w:w="76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5" w:color="auto" w:fill="auto"/>
          </w:tcPr>
          <w:p w14:paraId="3BA22673" w14:textId="77777777" w:rsidR="00EB2F36" w:rsidRPr="00D77131" w:rsidRDefault="00EB2F36" w:rsidP="00BB3671">
            <w:pPr>
              <w:pStyle w:val="TableText11"/>
              <w:keepNext/>
              <w:spacing w:line="260" w:lineRule="atLeast"/>
            </w:pPr>
            <w:r w:rsidRPr="00D77131">
              <w:rPr>
                <w:b/>
              </w:rPr>
              <w:t>Dept.</w:t>
            </w:r>
          </w:p>
        </w:tc>
        <w:tc>
          <w:tcPr>
            <w:tcW w:w="94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pct5" w:color="auto" w:fill="auto"/>
          </w:tcPr>
          <w:p w14:paraId="56A9D1B5" w14:textId="77777777" w:rsidR="00EB2F36" w:rsidRPr="00D77131" w:rsidRDefault="00EB2F36" w:rsidP="00BB3671">
            <w:pPr>
              <w:pStyle w:val="TableText11"/>
              <w:keepNext/>
              <w:spacing w:line="260" w:lineRule="atLeast"/>
            </w:pPr>
            <w:r w:rsidRPr="00D77131">
              <w:rPr>
                <w:b/>
              </w:rPr>
              <w:t>Signature</w:t>
            </w:r>
          </w:p>
        </w:tc>
        <w:tc>
          <w:tcPr>
            <w:tcW w:w="584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pct5" w:color="auto" w:fill="auto"/>
          </w:tcPr>
          <w:p w14:paraId="4BDEF4FB" w14:textId="77777777" w:rsidR="00EB2F36" w:rsidRPr="00D77131" w:rsidRDefault="00EB2F36" w:rsidP="00BB3671">
            <w:pPr>
              <w:pStyle w:val="TableText11"/>
              <w:keepNext/>
              <w:spacing w:line="260" w:lineRule="atLeast"/>
              <w:rPr>
                <w:b/>
              </w:rPr>
            </w:pPr>
            <w:r w:rsidRPr="00D77131">
              <w:rPr>
                <w:b/>
              </w:rPr>
              <w:t>Date</w:t>
            </w:r>
          </w:p>
        </w:tc>
      </w:tr>
      <w:tr w:rsidR="00EB2F36" w:rsidRPr="00EB2F36" w14:paraId="6C7B2ABE" w14:textId="77777777" w:rsidTr="00074FD0">
        <w:trPr>
          <w:cantSplit/>
        </w:trPr>
        <w:tc>
          <w:tcPr>
            <w:tcW w:w="1229" w:type="pct"/>
            <w:tcBorders>
              <w:top w:val="single" w:sz="6" w:space="0" w:color="000000"/>
            </w:tcBorders>
          </w:tcPr>
          <w:p w14:paraId="304D3D3A" w14:textId="4CCFC5B8" w:rsidR="00EB2F36" w:rsidRPr="00EB2F36" w:rsidRDefault="00533A09" w:rsidP="00BB3671">
            <w:pPr>
              <w:pStyle w:val="TableText11"/>
              <w:spacing w:line="260" w:lineRule="atLeast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Opperational</w:t>
            </w:r>
            <w:proofErr w:type="spellEnd"/>
            <w:r>
              <w:rPr>
                <w:rFonts w:cs="Arial"/>
              </w:rPr>
              <w:t xml:space="preserve"> Support</w:t>
            </w:r>
          </w:p>
        </w:tc>
        <w:tc>
          <w:tcPr>
            <w:tcW w:w="1478" w:type="pct"/>
            <w:tcBorders>
              <w:top w:val="single" w:sz="6" w:space="0" w:color="000000"/>
            </w:tcBorders>
          </w:tcPr>
          <w:p w14:paraId="1E32A381" w14:textId="713AE5F4" w:rsidR="00EB2F36" w:rsidRPr="00EB2F36" w:rsidRDefault="007A4F19">
            <w:pPr>
              <w:pStyle w:val="TableText11"/>
              <w:spacing w:line="260" w:lineRule="atLeast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Michalina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Bernaczyk</w:t>
            </w:r>
            <w:proofErr w:type="spellEnd"/>
          </w:p>
        </w:tc>
        <w:tc>
          <w:tcPr>
            <w:tcW w:w="761" w:type="pct"/>
            <w:tcBorders>
              <w:top w:val="single" w:sz="6" w:space="0" w:color="000000"/>
            </w:tcBorders>
          </w:tcPr>
          <w:p w14:paraId="17B73FA4" w14:textId="77777777" w:rsidR="00EB2F36" w:rsidRPr="00EB2F36" w:rsidRDefault="001642DD" w:rsidP="00BB3671">
            <w:pPr>
              <w:pStyle w:val="TableText11"/>
              <w:spacing w:line="260" w:lineRule="atLeast"/>
              <w:rPr>
                <w:rFonts w:cs="Arial"/>
              </w:rPr>
            </w:pPr>
            <w:r>
              <w:rPr>
                <w:rFonts w:cs="Arial"/>
              </w:rPr>
              <w:t>FISV</w:t>
            </w:r>
          </w:p>
        </w:tc>
        <w:tc>
          <w:tcPr>
            <w:tcW w:w="1533" w:type="pct"/>
            <w:gridSpan w:val="2"/>
            <w:tcBorders>
              <w:top w:val="single" w:sz="6" w:space="0" w:color="000000"/>
            </w:tcBorders>
          </w:tcPr>
          <w:p w14:paraId="6C113DC2" w14:textId="77777777" w:rsidR="00EB2F36" w:rsidRPr="00EB2F36" w:rsidRDefault="00A8393C" w:rsidP="00BB3671">
            <w:pPr>
              <w:pStyle w:val="TableText11"/>
              <w:spacing w:line="260" w:lineRule="atLeast"/>
            </w:pPr>
            <w:r>
              <w:t>Electronically signed</w:t>
            </w:r>
          </w:p>
        </w:tc>
      </w:tr>
    </w:tbl>
    <w:p w14:paraId="4C23B12F" w14:textId="77777777" w:rsidR="00EB2F36" w:rsidRPr="00D77131" w:rsidRDefault="00EB2F36" w:rsidP="00EB2F36">
      <w:pPr>
        <w:pStyle w:val="TableText9"/>
      </w:pPr>
    </w:p>
    <w:p w14:paraId="10514326" w14:textId="77777777" w:rsidR="008C5A95" w:rsidRPr="00D77131" w:rsidRDefault="008C5A95">
      <w:pPr>
        <w:pStyle w:val="Hd1"/>
      </w:pPr>
      <w:r w:rsidRPr="00D77131">
        <w:t>Review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68" w:type="dxa"/>
          <w:right w:w="68" w:type="dxa"/>
        </w:tblCellMar>
        <w:tblLook w:val="01E0" w:firstRow="1" w:lastRow="1" w:firstColumn="1" w:lastColumn="1" w:noHBand="0" w:noVBand="0"/>
      </w:tblPr>
      <w:tblGrid>
        <w:gridCol w:w="2365"/>
        <w:gridCol w:w="2845"/>
        <w:gridCol w:w="1465"/>
        <w:gridCol w:w="1826"/>
        <w:gridCol w:w="1122"/>
      </w:tblGrid>
      <w:tr w:rsidR="008C5A95" w:rsidRPr="00D77131" w14:paraId="14127F68" w14:textId="77777777" w:rsidTr="00074FD0">
        <w:trPr>
          <w:cantSplit/>
          <w:tblHeader/>
        </w:trPr>
        <w:tc>
          <w:tcPr>
            <w:tcW w:w="1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5" w:color="auto" w:fill="auto"/>
          </w:tcPr>
          <w:p w14:paraId="1889D1F0" w14:textId="77777777" w:rsidR="008C5A95" w:rsidRPr="00D77131" w:rsidRDefault="008C5A95" w:rsidP="00B91FF0">
            <w:pPr>
              <w:pStyle w:val="TableText11"/>
              <w:keepNext/>
              <w:spacing w:line="260" w:lineRule="atLeast"/>
            </w:pPr>
            <w:r w:rsidRPr="00D77131">
              <w:rPr>
                <w:b/>
              </w:rPr>
              <w:t>Role</w:t>
            </w:r>
          </w:p>
        </w:tc>
        <w:tc>
          <w:tcPr>
            <w:tcW w:w="147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5" w:color="auto" w:fill="auto"/>
          </w:tcPr>
          <w:p w14:paraId="7A47A273" w14:textId="77777777" w:rsidR="008C5A95" w:rsidRPr="00D77131" w:rsidRDefault="008C5A95" w:rsidP="00B91FF0">
            <w:pPr>
              <w:pStyle w:val="TableText11"/>
              <w:keepNext/>
              <w:spacing w:line="260" w:lineRule="atLeast"/>
            </w:pPr>
            <w:r w:rsidRPr="00D77131">
              <w:rPr>
                <w:b/>
              </w:rPr>
              <w:t>Name</w:t>
            </w:r>
          </w:p>
        </w:tc>
        <w:tc>
          <w:tcPr>
            <w:tcW w:w="76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5" w:color="auto" w:fill="auto"/>
          </w:tcPr>
          <w:p w14:paraId="293013CF" w14:textId="77777777" w:rsidR="008C5A95" w:rsidRPr="00D77131" w:rsidRDefault="008C5A95" w:rsidP="00B91FF0">
            <w:pPr>
              <w:pStyle w:val="TableText11"/>
              <w:keepNext/>
              <w:spacing w:line="260" w:lineRule="atLeast"/>
            </w:pPr>
            <w:r w:rsidRPr="00D77131">
              <w:rPr>
                <w:b/>
              </w:rPr>
              <w:t>Dept.</w:t>
            </w:r>
          </w:p>
        </w:tc>
        <w:tc>
          <w:tcPr>
            <w:tcW w:w="94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pct5" w:color="auto" w:fill="auto"/>
          </w:tcPr>
          <w:p w14:paraId="3474B3C2" w14:textId="77777777" w:rsidR="008C5A95" w:rsidRPr="00D77131" w:rsidRDefault="008C5A95" w:rsidP="00B91FF0">
            <w:pPr>
              <w:pStyle w:val="TableText11"/>
              <w:keepNext/>
              <w:spacing w:line="260" w:lineRule="atLeast"/>
            </w:pPr>
            <w:r w:rsidRPr="00D77131">
              <w:rPr>
                <w:b/>
              </w:rPr>
              <w:t>Signature</w:t>
            </w:r>
          </w:p>
        </w:tc>
        <w:tc>
          <w:tcPr>
            <w:tcW w:w="584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pct5" w:color="auto" w:fill="auto"/>
          </w:tcPr>
          <w:p w14:paraId="7C20DEDB" w14:textId="77777777" w:rsidR="008C5A95" w:rsidRPr="00D77131" w:rsidRDefault="008C5A95" w:rsidP="00B91FF0">
            <w:pPr>
              <w:pStyle w:val="TableText11"/>
              <w:keepNext/>
              <w:spacing w:line="260" w:lineRule="atLeast"/>
              <w:rPr>
                <w:b/>
              </w:rPr>
            </w:pPr>
            <w:r w:rsidRPr="00D77131">
              <w:rPr>
                <w:b/>
              </w:rPr>
              <w:t>Date</w:t>
            </w:r>
          </w:p>
        </w:tc>
      </w:tr>
      <w:tr w:rsidR="00EB2F36" w:rsidRPr="00EB2F36" w14:paraId="4B51885C" w14:textId="77777777" w:rsidTr="00074FD0">
        <w:trPr>
          <w:cantSplit/>
        </w:trPr>
        <w:tc>
          <w:tcPr>
            <w:tcW w:w="1229" w:type="pct"/>
            <w:tcBorders>
              <w:top w:val="single" w:sz="6" w:space="0" w:color="000000"/>
            </w:tcBorders>
          </w:tcPr>
          <w:p w14:paraId="24AE7866" w14:textId="77777777" w:rsidR="008F5D29" w:rsidRPr="00EB2F36" w:rsidRDefault="00F948A3" w:rsidP="00144773">
            <w:pPr>
              <w:pStyle w:val="TableText11"/>
              <w:spacing w:line="260" w:lineRule="atLeast"/>
              <w:rPr>
                <w:rFonts w:cs="Arial"/>
              </w:rPr>
            </w:pPr>
            <w:r>
              <w:rPr>
                <w:rFonts w:cs="Arial"/>
              </w:rPr>
              <w:t>Delivery Service Manager</w:t>
            </w:r>
          </w:p>
        </w:tc>
        <w:tc>
          <w:tcPr>
            <w:tcW w:w="1478" w:type="pct"/>
            <w:tcBorders>
              <w:top w:val="single" w:sz="6" w:space="0" w:color="000000"/>
            </w:tcBorders>
          </w:tcPr>
          <w:p w14:paraId="544D9CB2" w14:textId="3E398D6B" w:rsidR="008F5D29" w:rsidRPr="00EB2F36" w:rsidRDefault="001A520B" w:rsidP="00715DF4">
            <w:pPr>
              <w:pStyle w:val="TableText11"/>
              <w:spacing w:line="260" w:lineRule="atLeast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Sławomir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Gahl</w:t>
            </w:r>
            <w:proofErr w:type="spellEnd"/>
          </w:p>
        </w:tc>
        <w:tc>
          <w:tcPr>
            <w:tcW w:w="761" w:type="pct"/>
            <w:tcBorders>
              <w:top w:val="single" w:sz="6" w:space="0" w:color="000000"/>
            </w:tcBorders>
          </w:tcPr>
          <w:p w14:paraId="408148FB" w14:textId="77777777" w:rsidR="008F5D29" w:rsidRPr="00EB2F36" w:rsidRDefault="001642DD" w:rsidP="00144773">
            <w:pPr>
              <w:pStyle w:val="TableText11"/>
              <w:spacing w:line="260" w:lineRule="atLeast"/>
              <w:rPr>
                <w:rFonts w:cs="Arial"/>
              </w:rPr>
            </w:pPr>
            <w:r>
              <w:rPr>
                <w:rFonts w:cs="Arial"/>
              </w:rPr>
              <w:t>FISV</w:t>
            </w:r>
          </w:p>
        </w:tc>
        <w:tc>
          <w:tcPr>
            <w:tcW w:w="1533" w:type="pct"/>
            <w:gridSpan w:val="2"/>
            <w:tcBorders>
              <w:top w:val="single" w:sz="6" w:space="0" w:color="000000"/>
            </w:tcBorders>
          </w:tcPr>
          <w:p w14:paraId="3AD9A9BD" w14:textId="77777777" w:rsidR="008F5D29" w:rsidRPr="00EB2F36" w:rsidRDefault="00A8393C" w:rsidP="00B91FF0">
            <w:pPr>
              <w:pStyle w:val="TableText11"/>
              <w:spacing w:line="260" w:lineRule="atLeast"/>
            </w:pPr>
            <w:r>
              <w:t>Electronically signed</w:t>
            </w:r>
          </w:p>
        </w:tc>
      </w:tr>
    </w:tbl>
    <w:p w14:paraId="11E8FCF4" w14:textId="77777777" w:rsidR="008C5A95" w:rsidRPr="00D77131" w:rsidRDefault="008C5A95">
      <w:pPr>
        <w:pStyle w:val="TableText9"/>
      </w:pPr>
    </w:p>
    <w:p w14:paraId="323CD3B7" w14:textId="77777777" w:rsidR="008C5A95" w:rsidRPr="00D77131" w:rsidRDefault="008C5A95">
      <w:pPr>
        <w:pStyle w:val="Hd1"/>
      </w:pPr>
      <w:r w:rsidRPr="00D77131">
        <w:t>Approval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68" w:type="dxa"/>
          <w:right w:w="68" w:type="dxa"/>
        </w:tblCellMar>
        <w:tblLook w:val="01E0" w:firstRow="1" w:lastRow="1" w:firstColumn="1" w:lastColumn="1" w:noHBand="0" w:noVBand="0"/>
      </w:tblPr>
      <w:tblGrid>
        <w:gridCol w:w="2365"/>
        <w:gridCol w:w="2845"/>
        <w:gridCol w:w="1465"/>
        <w:gridCol w:w="1826"/>
        <w:gridCol w:w="1122"/>
      </w:tblGrid>
      <w:tr w:rsidR="008C5A95" w:rsidRPr="00D77131" w14:paraId="1855C298" w14:textId="77777777" w:rsidTr="00960375">
        <w:trPr>
          <w:cantSplit/>
          <w:tblHeader/>
        </w:trPr>
        <w:tc>
          <w:tcPr>
            <w:tcW w:w="1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5" w:color="auto" w:fill="auto"/>
          </w:tcPr>
          <w:p w14:paraId="6292DA5C" w14:textId="77777777" w:rsidR="008C5A95" w:rsidRPr="00D77131" w:rsidRDefault="008C5A95" w:rsidP="00B91FF0">
            <w:pPr>
              <w:pStyle w:val="TableText11"/>
              <w:keepNext/>
              <w:spacing w:line="260" w:lineRule="atLeast"/>
            </w:pPr>
            <w:r w:rsidRPr="00D77131">
              <w:rPr>
                <w:b/>
              </w:rPr>
              <w:t>Role</w:t>
            </w:r>
          </w:p>
        </w:tc>
        <w:tc>
          <w:tcPr>
            <w:tcW w:w="147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5" w:color="auto" w:fill="auto"/>
          </w:tcPr>
          <w:p w14:paraId="36CFF52E" w14:textId="77777777" w:rsidR="008C5A95" w:rsidRPr="00D77131" w:rsidRDefault="008C5A95" w:rsidP="00B91FF0">
            <w:pPr>
              <w:pStyle w:val="TableText11"/>
              <w:keepNext/>
              <w:spacing w:line="260" w:lineRule="atLeast"/>
            </w:pPr>
            <w:r w:rsidRPr="00D77131">
              <w:rPr>
                <w:b/>
              </w:rPr>
              <w:t>Name</w:t>
            </w:r>
          </w:p>
        </w:tc>
        <w:tc>
          <w:tcPr>
            <w:tcW w:w="761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5" w:color="auto" w:fill="auto"/>
          </w:tcPr>
          <w:p w14:paraId="62FDC5EB" w14:textId="77777777" w:rsidR="008C5A95" w:rsidRPr="00D77131" w:rsidRDefault="008C5A95" w:rsidP="00B91FF0">
            <w:pPr>
              <w:pStyle w:val="TableText11"/>
              <w:keepNext/>
              <w:spacing w:line="260" w:lineRule="atLeast"/>
            </w:pPr>
            <w:r w:rsidRPr="00D77131">
              <w:rPr>
                <w:b/>
              </w:rPr>
              <w:t>Dept.</w:t>
            </w:r>
          </w:p>
        </w:tc>
        <w:tc>
          <w:tcPr>
            <w:tcW w:w="94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pct5" w:color="auto" w:fill="auto"/>
          </w:tcPr>
          <w:p w14:paraId="3C9EAAE7" w14:textId="77777777" w:rsidR="008C5A95" w:rsidRPr="00D77131" w:rsidRDefault="008C5A95" w:rsidP="00B91FF0">
            <w:pPr>
              <w:pStyle w:val="TableText11"/>
              <w:keepNext/>
              <w:spacing w:line="260" w:lineRule="atLeast"/>
            </w:pPr>
            <w:r w:rsidRPr="00D77131">
              <w:rPr>
                <w:b/>
              </w:rPr>
              <w:t>Signature</w:t>
            </w:r>
          </w:p>
        </w:tc>
        <w:tc>
          <w:tcPr>
            <w:tcW w:w="583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pct5" w:color="auto" w:fill="auto"/>
          </w:tcPr>
          <w:p w14:paraId="2E0F344A" w14:textId="77777777" w:rsidR="008C5A95" w:rsidRPr="00D77131" w:rsidRDefault="008C5A95" w:rsidP="00B91FF0">
            <w:pPr>
              <w:pStyle w:val="TableText11"/>
              <w:keepNext/>
              <w:spacing w:line="260" w:lineRule="atLeast"/>
              <w:rPr>
                <w:b/>
              </w:rPr>
            </w:pPr>
            <w:r w:rsidRPr="00D77131">
              <w:rPr>
                <w:b/>
              </w:rPr>
              <w:t>Date</w:t>
            </w:r>
          </w:p>
        </w:tc>
      </w:tr>
      <w:tr w:rsidR="008F5D29" w:rsidRPr="001C6F63" w14:paraId="0B1C80EB" w14:textId="77777777" w:rsidTr="00960375">
        <w:trPr>
          <w:cantSplit/>
        </w:trPr>
        <w:tc>
          <w:tcPr>
            <w:tcW w:w="1229" w:type="pct"/>
            <w:tcBorders>
              <w:top w:val="single" w:sz="6" w:space="0" w:color="000000"/>
            </w:tcBorders>
          </w:tcPr>
          <w:p w14:paraId="2D16EE2D" w14:textId="77777777" w:rsidR="008F5D29" w:rsidRPr="001C6F63" w:rsidRDefault="00F948A3" w:rsidP="00144773">
            <w:pPr>
              <w:pStyle w:val="TableText11"/>
              <w:spacing w:line="260" w:lineRule="atLeast"/>
              <w:rPr>
                <w:rFonts w:cs="Arial"/>
              </w:rPr>
            </w:pPr>
            <w:r>
              <w:rPr>
                <w:rFonts w:cs="Arial"/>
              </w:rPr>
              <w:t>Validation Lead</w:t>
            </w:r>
          </w:p>
        </w:tc>
        <w:tc>
          <w:tcPr>
            <w:tcW w:w="1478" w:type="pct"/>
            <w:tcBorders>
              <w:top w:val="single" w:sz="6" w:space="0" w:color="000000"/>
            </w:tcBorders>
          </w:tcPr>
          <w:p w14:paraId="63BC0D96" w14:textId="7657591F" w:rsidR="008F5D29" w:rsidRPr="001C6F63" w:rsidRDefault="000232BD">
            <w:pPr>
              <w:pStyle w:val="TableText11"/>
              <w:spacing w:line="260" w:lineRule="atLeast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M</w:t>
            </w:r>
            <w:r w:rsidR="007A4F19">
              <w:rPr>
                <w:rFonts w:cs="Arial"/>
              </w:rPr>
              <w:t>arzena</w:t>
            </w:r>
            <w:proofErr w:type="spellEnd"/>
            <w:r w:rsidR="007A4F19">
              <w:rPr>
                <w:rFonts w:cs="Arial"/>
              </w:rPr>
              <w:t xml:space="preserve"> </w:t>
            </w:r>
            <w:proofErr w:type="spellStart"/>
            <w:r w:rsidR="007A4F19">
              <w:rPr>
                <w:rFonts w:cs="Arial"/>
              </w:rPr>
              <w:t>Busiakiewicz</w:t>
            </w:r>
            <w:proofErr w:type="spellEnd"/>
          </w:p>
        </w:tc>
        <w:tc>
          <w:tcPr>
            <w:tcW w:w="761" w:type="pct"/>
            <w:tcBorders>
              <w:top w:val="single" w:sz="6" w:space="0" w:color="000000"/>
            </w:tcBorders>
          </w:tcPr>
          <w:p w14:paraId="40621A25" w14:textId="1002F17A" w:rsidR="008F5D29" w:rsidRPr="001C6F63" w:rsidRDefault="00184094">
            <w:pPr>
              <w:pStyle w:val="TableText11"/>
              <w:spacing w:line="260" w:lineRule="atLeast"/>
              <w:rPr>
                <w:rFonts w:cs="Arial"/>
              </w:rPr>
            </w:pPr>
            <w:r>
              <w:rPr>
                <w:rFonts w:cs="Arial"/>
              </w:rPr>
              <w:t>FISV</w:t>
            </w:r>
          </w:p>
        </w:tc>
        <w:tc>
          <w:tcPr>
            <w:tcW w:w="1532" w:type="pct"/>
            <w:gridSpan w:val="2"/>
            <w:tcBorders>
              <w:top w:val="single" w:sz="6" w:space="0" w:color="000000"/>
            </w:tcBorders>
          </w:tcPr>
          <w:p w14:paraId="0E91D170" w14:textId="77777777" w:rsidR="008F5D29" w:rsidRPr="001C6F63" w:rsidRDefault="00A8393C" w:rsidP="00B91FF0">
            <w:pPr>
              <w:pStyle w:val="TableText11"/>
              <w:spacing w:line="260" w:lineRule="atLeast"/>
            </w:pPr>
            <w:r>
              <w:t>Electronically signed</w:t>
            </w:r>
          </w:p>
        </w:tc>
      </w:tr>
    </w:tbl>
    <w:p w14:paraId="5E4E4030" w14:textId="77777777" w:rsidR="008C5A95" w:rsidRPr="00D77131" w:rsidRDefault="008C5A95">
      <w:pPr>
        <w:pStyle w:val="TableText9"/>
        <w:jc w:val="both"/>
      </w:pPr>
      <w:r w:rsidRPr="00D77131">
        <w:rPr>
          <w:b/>
        </w:rPr>
        <w:t>Note:</w:t>
      </w:r>
      <w:r w:rsidRPr="00D77131">
        <w:t xml:space="preserve"> The electronic signatures for this document </w:t>
      </w:r>
      <w:proofErr w:type="gramStart"/>
      <w:r w:rsidRPr="00D77131">
        <w:t>can be found</w:t>
      </w:r>
      <w:proofErr w:type="gramEnd"/>
      <w:r w:rsidRPr="00D77131">
        <w:t xml:space="preserve"> on the e-signature page(s). Manual signatures (if any) </w:t>
      </w:r>
      <w:proofErr w:type="gramStart"/>
      <w:r w:rsidRPr="00D77131">
        <w:t>are scanned and stored in a separate PDF file in the same location as the original document</w:t>
      </w:r>
      <w:proofErr w:type="gramEnd"/>
      <w:r w:rsidRPr="00D77131">
        <w:t>.</w:t>
      </w:r>
      <w:r w:rsidR="00FE0644">
        <w:t xml:space="preserve"> This document is considered uncontrolled when </w:t>
      </w:r>
      <w:r w:rsidR="005926C2">
        <w:t>printed</w:t>
      </w:r>
      <w:r w:rsidR="00FE0644">
        <w:t>.</w:t>
      </w:r>
    </w:p>
    <w:p w14:paraId="7B0169B2" w14:textId="77777777" w:rsidR="008C5A95" w:rsidRPr="00D77131" w:rsidRDefault="008C5A95">
      <w:pPr>
        <w:pStyle w:val="Hd1"/>
      </w:pPr>
      <w:r w:rsidRPr="00D77131">
        <w:lastRenderedPageBreak/>
        <w:t>Document History</w:t>
      </w: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2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85"/>
        <w:gridCol w:w="6894"/>
        <w:gridCol w:w="1744"/>
      </w:tblGrid>
      <w:tr w:rsidR="0048418A" w:rsidRPr="00D77131" w14:paraId="4921F2DC" w14:textId="77777777" w:rsidTr="00960375">
        <w:trPr>
          <w:cantSplit/>
          <w:tblHeader/>
        </w:trPr>
        <w:tc>
          <w:tcPr>
            <w:tcW w:w="512" w:type="pct"/>
            <w:tcBorders>
              <w:top w:val="single" w:sz="6" w:space="0" w:color="000000"/>
              <w:bottom w:val="single" w:sz="6" w:space="0" w:color="000000"/>
            </w:tcBorders>
            <w:shd w:val="pct5" w:color="auto" w:fill="auto"/>
          </w:tcPr>
          <w:p w14:paraId="0040BFF6" w14:textId="77777777" w:rsidR="008C5A95" w:rsidRPr="00D77131" w:rsidRDefault="008C5A95">
            <w:pPr>
              <w:pStyle w:val="TableText11"/>
              <w:keepNext/>
              <w:spacing w:line="260" w:lineRule="atLeast"/>
              <w:rPr>
                <w:b/>
              </w:rPr>
            </w:pPr>
            <w:r w:rsidRPr="00D77131">
              <w:rPr>
                <w:b/>
              </w:rPr>
              <w:t>Version</w:t>
            </w:r>
          </w:p>
        </w:tc>
        <w:tc>
          <w:tcPr>
            <w:tcW w:w="3582" w:type="pct"/>
            <w:tcBorders>
              <w:top w:val="single" w:sz="6" w:space="0" w:color="000000"/>
              <w:bottom w:val="single" w:sz="6" w:space="0" w:color="000000"/>
            </w:tcBorders>
            <w:shd w:val="pct5" w:color="auto" w:fill="auto"/>
          </w:tcPr>
          <w:p w14:paraId="4F11023B" w14:textId="77777777" w:rsidR="008C5A95" w:rsidRPr="00D77131" w:rsidRDefault="008C5A95">
            <w:pPr>
              <w:pStyle w:val="TableText11"/>
              <w:keepNext/>
              <w:spacing w:line="260" w:lineRule="atLeast"/>
              <w:rPr>
                <w:b/>
              </w:rPr>
            </w:pPr>
            <w:r w:rsidRPr="00D77131">
              <w:rPr>
                <w:b/>
              </w:rPr>
              <w:t>Changes</w:t>
            </w:r>
          </w:p>
        </w:tc>
        <w:tc>
          <w:tcPr>
            <w:tcW w:w="906" w:type="pct"/>
            <w:tcBorders>
              <w:top w:val="single" w:sz="6" w:space="0" w:color="000000"/>
              <w:bottom w:val="single" w:sz="6" w:space="0" w:color="000000"/>
            </w:tcBorders>
            <w:shd w:val="pct5" w:color="auto" w:fill="auto"/>
          </w:tcPr>
          <w:p w14:paraId="5A8F5E4F" w14:textId="77777777" w:rsidR="008C5A95" w:rsidRPr="00D77131" w:rsidRDefault="008C5A95">
            <w:pPr>
              <w:pStyle w:val="TableText11"/>
              <w:keepNext/>
              <w:spacing w:line="260" w:lineRule="atLeast"/>
              <w:rPr>
                <w:b/>
              </w:rPr>
            </w:pPr>
            <w:r w:rsidRPr="00D77131">
              <w:rPr>
                <w:b/>
              </w:rPr>
              <w:t>Effective Date</w:t>
            </w:r>
          </w:p>
        </w:tc>
      </w:tr>
      <w:tr w:rsidR="00FB0B1A" w:rsidRPr="00D77131" w14:paraId="3D5BB605" w14:textId="77777777" w:rsidTr="00960375">
        <w:trPr>
          <w:cantSplit/>
        </w:trPr>
        <w:tc>
          <w:tcPr>
            <w:tcW w:w="51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366ECCEC" w14:textId="77777777" w:rsidR="00FB0B1A" w:rsidRPr="00D77131" w:rsidRDefault="00FB0B1A" w:rsidP="00960375">
            <w:pPr>
              <w:pStyle w:val="TableText11"/>
              <w:jc w:val="center"/>
            </w:pPr>
            <w:r>
              <w:t>1.0</w:t>
            </w:r>
          </w:p>
        </w:tc>
        <w:tc>
          <w:tcPr>
            <w:tcW w:w="358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53B83BE5" w14:textId="77777777" w:rsidR="00FB0B1A" w:rsidRDefault="00FB0B1A" w:rsidP="00B225FF">
            <w:pPr>
              <w:pStyle w:val="TableText11"/>
            </w:pPr>
            <w:r>
              <w:t>This version supersedes version 2.0 of the KLD Smoke Test</w:t>
            </w:r>
            <w:r w:rsidR="00084A00">
              <w:t>:</w:t>
            </w:r>
          </w:p>
          <w:p w14:paraId="5DDEA8F1" w14:textId="77777777" w:rsidR="00FB0B1A" w:rsidRDefault="00FB0B1A" w:rsidP="00D961B6">
            <w:pPr>
              <w:pStyle w:val="TableText11"/>
              <w:numPr>
                <w:ilvl w:val="0"/>
                <w:numId w:val="21"/>
              </w:numPr>
            </w:pPr>
            <w:r>
              <w:t>Section 3: Added text “is an” to “The Kit Label Database is an in-house developed system application that supports the generation of Kit Labels used on Genentech and Roche clinical trials”</w:t>
            </w:r>
            <w:r w:rsidR="00D56A7F">
              <w:t>.</w:t>
            </w:r>
          </w:p>
          <w:p w14:paraId="4203FCD8" w14:textId="77777777" w:rsidR="00FB0B1A" w:rsidRDefault="00FB0B1A" w:rsidP="00D961B6">
            <w:pPr>
              <w:pStyle w:val="TableText11"/>
              <w:numPr>
                <w:ilvl w:val="0"/>
                <w:numId w:val="21"/>
              </w:numPr>
            </w:pPr>
            <w:r>
              <w:t>Section 5.3: Added minimum group membership requirements</w:t>
            </w:r>
            <w:r w:rsidR="00D56A7F">
              <w:t>.</w:t>
            </w:r>
          </w:p>
          <w:p w14:paraId="2E07B566" w14:textId="77777777" w:rsidR="00FB0B1A" w:rsidRDefault="00FB0B1A" w:rsidP="00D961B6">
            <w:pPr>
              <w:pStyle w:val="TableText11"/>
              <w:numPr>
                <w:ilvl w:val="0"/>
                <w:numId w:val="21"/>
              </w:numPr>
            </w:pPr>
            <w:r>
              <w:t>Replaced Appendix B with Section 7</w:t>
            </w:r>
            <w:r w:rsidR="00D56A7F">
              <w:t>.</w:t>
            </w:r>
          </w:p>
          <w:p w14:paraId="78C6D61B" w14:textId="77777777" w:rsidR="00FB0B1A" w:rsidRDefault="00FB0B1A" w:rsidP="00D961B6">
            <w:pPr>
              <w:pStyle w:val="TableText11"/>
              <w:numPr>
                <w:ilvl w:val="0"/>
                <w:numId w:val="21"/>
              </w:numPr>
            </w:pPr>
            <w:r>
              <w:t>Added Test Evidence Section 8</w:t>
            </w:r>
            <w:r w:rsidR="00D56A7F">
              <w:t>.</w:t>
            </w:r>
          </w:p>
          <w:p w14:paraId="7F10B1A8" w14:textId="77777777" w:rsidR="00FB0B1A" w:rsidRDefault="00FB0B1A" w:rsidP="00D961B6">
            <w:pPr>
              <w:pStyle w:val="TableText11"/>
              <w:numPr>
                <w:ilvl w:val="0"/>
                <w:numId w:val="21"/>
              </w:numPr>
            </w:pPr>
            <w:r>
              <w:t xml:space="preserve">Section 7.3, Test Case 3: updated numbering from </w:t>
            </w:r>
            <w:proofErr w:type="gramStart"/>
            <w:r>
              <w:t>9th</w:t>
            </w:r>
            <w:proofErr w:type="gramEnd"/>
            <w:r>
              <w:t xml:space="preserve"> position corrected to end of test case</w:t>
            </w:r>
            <w:r w:rsidR="00D56A7F">
              <w:t>.</w:t>
            </w:r>
          </w:p>
          <w:p w14:paraId="3E7C70F1" w14:textId="77777777" w:rsidR="00FB0B1A" w:rsidRDefault="00FB0B1A" w:rsidP="00D961B6">
            <w:pPr>
              <w:pStyle w:val="TableText11"/>
              <w:numPr>
                <w:ilvl w:val="0"/>
                <w:numId w:val="21"/>
              </w:numPr>
            </w:pPr>
            <w:r>
              <w:t xml:space="preserve">Section 7.3, Test Case 3, Step 19, updated </w:t>
            </w:r>
            <w:r w:rsidR="00E43EAF">
              <w:t>“</w:t>
            </w:r>
            <w:r>
              <w:t>Sequence” to “Sequence No.”</w:t>
            </w:r>
            <w:r w:rsidR="00D56A7F">
              <w:t>.</w:t>
            </w:r>
          </w:p>
          <w:p w14:paraId="4705B194" w14:textId="77777777" w:rsidR="00FB0B1A" w:rsidRDefault="00FB0B1A" w:rsidP="00D961B6">
            <w:pPr>
              <w:pStyle w:val="TableText11"/>
              <w:numPr>
                <w:ilvl w:val="0"/>
                <w:numId w:val="21"/>
              </w:numPr>
            </w:pPr>
            <w:r>
              <w:t>Section 7.4, Test Case 4, Step 3, updated length of specified Protocol Number to fit available</w:t>
            </w:r>
            <w:r w:rsidR="00E43EAF">
              <w:t xml:space="preserve"> field length</w:t>
            </w:r>
            <w:r w:rsidR="00D56A7F">
              <w:t>.</w:t>
            </w:r>
          </w:p>
          <w:p w14:paraId="407A6769" w14:textId="77777777" w:rsidR="00FB0B1A" w:rsidRDefault="00FB0B1A" w:rsidP="00D961B6">
            <w:pPr>
              <w:pStyle w:val="TableText11"/>
              <w:numPr>
                <w:ilvl w:val="0"/>
                <w:numId w:val="21"/>
              </w:numPr>
            </w:pPr>
            <w:r>
              <w:t>Section 7.4, Test Case 4, Step 3, inserted specification for a second Kit Code, Number of Kit IDs = 10</w:t>
            </w:r>
            <w:r w:rsidR="00D56A7F">
              <w:t>.</w:t>
            </w:r>
          </w:p>
          <w:p w14:paraId="32DE0F85" w14:textId="77777777" w:rsidR="00FB0B1A" w:rsidRDefault="00FB0B1A" w:rsidP="00D961B6">
            <w:pPr>
              <w:pStyle w:val="TableText11"/>
              <w:numPr>
                <w:ilvl w:val="0"/>
                <w:numId w:val="21"/>
              </w:numPr>
            </w:pPr>
            <w:r>
              <w:t>Section 7.4, Test Case 4, Step 8, updated “Block size” to “block size”</w:t>
            </w:r>
            <w:r w:rsidR="00D56A7F">
              <w:t>.</w:t>
            </w:r>
          </w:p>
          <w:p w14:paraId="0C063C22" w14:textId="77777777" w:rsidR="00FB0B1A" w:rsidRDefault="00FB0B1A" w:rsidP="00D961B6">
            <w:pPr>
              <w:pStyle w:val="TableText11"/>
              <w:numPr>
                <w:ilvl w:val="0"/>
                <w:numId w:val="21"/>
              </w:numPr>
            </w:pPr>
            <w:r>
              <w:t>Section 7.4, Test Case 4, Step 10, inserted confirmation step</w:t>
            </w:r>
            <w:r w:rsidR="00D56A7F">
              <w:t>.</w:t>
            </w:r>
          </w:p>
          <w:p w14:paraId="663D9D85" w14:textId="77777777" w:rsidR="00FB0B1A" w:rsidRPr="00D77131" w:rsidRDefault="00FB0B1A" w:rsidP="00D961B6">
            <w:pPr>
              <w:pStyle w:val="TableText11"/>
              <w:numPr>
                <w:ilvl w:val="0"/>
                <w:numId w:val="21"/>
              </w:numPr>
            </w:pPr>
            <w:r>
              <w:t>Section 7.5, Test Case 5, Steps 8 and 12, changed “Treat. Code” to “Treatment Code”</w:t>
            </w:r>
            <w:r w:rsidR="00D56A7F">
              <w:t>.</w:t>
            </w:r>
          </w:p>
        </w:tc>
        <w:tc>
          <w:tcPr>
            <w:tcW w:w="906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64D0E7DB" w14:textId="77777777" w:rsidR="00FB0B1A" w:rsidRDefault="00727052">
            <w:pPr>
              <w:pStyle w:val="TableText11"/>
            </w:pPr>
            <w:r w:rsidRPr="00727052">
              <w:t>05-</w:t>
            </w:r>
            <w:r>
              <w:t>APR</w:t>
            </w:r>
            <w:r w:rsidR="000F5BC2" w:rsidRPr="00D961B6">
              <w:t>-201</w:t>
            </w:r>
            <w:r w:rsidR="000F5BC2">
              <w:t>1</w:t>
            </w:r>
          </w:p>
        </w:tc>
      </w:tr>
      <w:tr w:rsidR="005D6527" w:rsidRPr="00D77131" w14:paraId="18B045E8" w14:textId="77777777" w:rsidTr="00960375">
        <w:trPr>
          <w:cantSplit/>
        </w:trPr>
        <w:tc>
          <w:tcPr>
            <w:tcW w:w="51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0262A228" w14:textId="77777777" w:rsidR="005D6527" w:rsidRDefault="005D6527" w:rsidP="00960375">
            <w:pPr>
              <w:pStyle w:val="TableText11"/>
              <w:jc w:val="center"/>
            </w:pPr>
            <w:r>
              <w:t>2.0</w:t>
            </w:r>
          </w:p>
        </w:tc>
        <w:tc>
          <w:tcPr>
            <w:tcW w:w="358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1CF37ED2" w14:textId="77777777" w:rsidR="005D6527" w:rsidRPr="00B225FF" w:rsidRDefault="005D6527" w:rsidP="005D6527">
            <w:pPr>
              <w:numPr>
                <w:ilvl w:val="0"/>
                <w:numId w:val="22"/>
              </w:numPr>
              <w:spacing w:before="40" w:after="40"/>
              <w:rPr>
                <w:szCs w:val="20"/>
              </w:rPr>
            </w:pPr>
            <w:r w:rsidRPr="00B225FF">
              <w:rPr>
                <w:szCs w:val="20"/>
              </w:rPr>
              <w:t>Section 2: Updated the document scope to Kit Label Database and its relevant components. Removed references to SAT and UAT</w:t>
            </w:r>
            <w:r w:rsidR="00D56A7F">
              <w:rPr>
                <w:szCs w:val="20"/>
              </w:rPr>
              <w:t>.</w:t>
            </w:r>
          </w:p>
          <w:p w14:paraId="4455112A" w14:textId="77777777" w:rsidR="005D6527" w:rsidRPr="00B225FF" w:rsidRDefault="005D6527" w:rsidP="005D6527">
            <w:pPr>
              <w:numPr>
                <w:ilvl w:val="0"/>
                <w:numId w:val="22"/>
              </w:numPr>
              <w:spacing w:before="40" w:after="40"/>
              <w:rPr>
                <w:szCs w:val="20"/>
              </w:rPr>
            </w:pPr>
            <w:r w:rsidRPr="00B225FF">
              <w:rPr>
                <w:szCs w:val="20"/>
              </w:rPr>
              <w:t>Section 4: Updated Definitions with more comprehensive system related terms</w:t>
            </w:r>
            <w:r w:rsidR="00D56A7F">
              <w:rPr>
                <w:szCs w:val="20"/>
              </w:rPr>
              <w:t>.</w:t>
            </w:r>
          </w:p>
          <w:p w14:paraId="0E803EB2" w14:textId="77777777" w:rsidR="005D6527" w:rsidRPr="00B225FF" w:rsidRDefault="005D6527" w:rsidP="005D6527">
            <w:pPr>
              <w:numPr>
                <w:ilvl w:val="0"/>
                <w:numId w:val="22"/>
              </w:numPr>
              <w:spacing w:before="40" w:after="40"/>
              <w:rPr>
                <w:szCs w:val="20"/>
              </w:rPr>
            </w:pPr>
            <w:r w:rsidRPr="00B225FF">
              <w:rPr>
                <w:szCs w:val="20"/>
              </w:rPr>
              <w:t>Section 5:  Updated the Test Setup to a ‘Smoke Test Approach</w:t>
            </w:r>
            <w:r w:rsidR="00D56A7F">
              <w:rPr>
                <w:szCs w:val="20"/>
              </w:rPr>
              <w:t>’</w:t>
            </w:r>
            <w:r w:rsidRPr="00B225FF">
              <w:rPr>
                <w:szCs w:val="20"/>
              </w:rPr>
              <w:t>; moved Environment Variables to Section 6.1.</w:t>
            </w:r>
          </w:p>
          <w:p w14:paraId="68F1DC3F" w14:textId="77777777" w:rsidR="005D6527" w:rsidRDefault="005D6527" w:rsidP="005D6527">
            <w:pPr>
              <w:numPr>
                <w:ilvl w:val="0"/>
                <w:numId w:val="22"/>
              </w:numPr>
              <w:spacing w:before="40" w:after="40"/>
              <w:rPr>
                <w:szCs w:val="20"/>
              </w:rPr>
            </w:pPr>
            <w:r w:rsidRPr="00B225FF">
              <w:rPr>
                <w:szCs w:val="20"/>
              </w:rPr>
              <w:t>Section 5.2: Moved to 6.1</w:t>
            </w:r>
            <w:r w:rsidR="00D56A7F">
              <w:rPr>
                <w:szCs w:val="20"/>
              </w:rPr>
              <w:t>.</w:t>
            </w:r>
          </w:p>
          <w:p w14:paraId="219B55D3" w14:textId="77777777" w:rsidR="005D6527" w:rsidRPr="00B225FF" w:rsidRDefault="005D6527" w:rsidP="005D6527">
            <w:pPr>
              <w:numPr>
                <w:ilvl w:val="0"/>
                <w:numId w:val="22"/>
              </w:numPr>
              <w:spacing w:before="40" w:after="40"/>
              <w:rPr>
                <w:szCs w:val="20"/>
              </w:rPr>
            </w:pPr>
            <w:r w:rsidRPr="00B225FF">
              <w:rPr>
                <w:szCs w:val="20"/>
              </w:rPr>
              <w:t>Section 5.3: Moved to Section 6.1 as Pre-requisites for performing test cases in Section 7</w:t>
            </w:r>
            <w:r w:rsidR="00D56A7F">
              <w:rPr>
                <w:szCs w:val="20"/>
              </w:rPr>
              <w:t>.</w:t>
            </w:r>
          </w:p>
          <w:p w14:paraId="5F383992" w14:textId="77777777" w:rsidR="005D6527" w:rsidRPr="00B225FF" w:rsidRDefault="005D6527" w:rsidP="005D6527">
            <w:pPr>
              <w:numPr>
                <w:ilvl w:val="0"/>
                <w:numId w:val="22"/>
              </w:numPr>
              <w:spacing w:before="40" w:after="40"/>
              <w:rPr>
                <w:szCs w:val="20"/>
              </w:rPr>
            </w:pPr>
            <w:r w:rsidRPr="00B225FF">
              <w:rPr>
                <w:szCs w:val="20"/>
              </w:rPr>
              <w:t>Section 7.1: Combined steps to initiate SQL session</w:t>
            </w:r>
            <w:r w:rsidR="00D56A7F">
              <w:rPr>
                <w:szCs w:val="20"/>
              </w:rPr>
              <w:t>.</w:t>
            </w:r>
          </w:p>
          <w:p w14:paraId="0B057F8B" w14:textId="77777777" w:rsidR="005D6527" w:rsidRPr="00B225FF" w:rsidRDefault="005D6527" w:rsidP="005D6527">
            <w:pPr>
              <w:numPr>
                <w:ilvl w:val="0"/>
                <w:numId w:val="22"/>
              </w:numPr>
              <w:spacing w:before="40" w:after="40"/>
              <w:rPr>
                <w:szCs w:val="20"/>
              </w:rPr>
            </w:pPr>
            <w:r w:rsidRPr="00B225FF">
              <w:rPr>
                <w:szCs w:val="20"/>
              </w:rPr>
              <w:t>Section 7.2: Combined steps for testing the application’s accessibility</w:t>
            </w:r>
            <w:r w:rsidR="00D56A7F">
              <w:rPr>
                <w:szCs w:val="20"/>
              </w:rPr>
              <w:t>.</w:t>
            </w:r>
          </w:p>
          <w:p w14:paraId="6CFAA161" w14:textId="77777777" w:rsidR="005D6527" w:rsidRPr="00334550" w:rsidRDefault="005D6527" w:rsidP="00D961B6">
            <w:pPr>
              <w:numPr>
                <w:ilvl w:val="0"/>
                <w:numId w:val="22"/>
              </w:numPr>
              <w:spacing w:before="40" w:after="40"/>
            </w:pPr>
            <w:r w:rsidRPr="00B225FF">
              <w:rPr>
                <w:szCs w:val="20"/>
              </w:rPr>
              <w:t>Section 7.3: Combined steps for testing of Scrambled Kit List</w:t>
            </w:r>
            <w:r w:rsidR="00D56A7F">
              <w:rPr>
                <w:szCs w:val="20"/>
              </w:rPr>
              <w:t>.</w:t>
            </w:r>
          </w:p>
          <w:p w14:paraId="660DF4AE" w14:textId="77777777" w:rsidR="005D6527" w:rsidRDefault="005D6527" w:rsidP="00D961B6">
            <w:pPr>
              <w:pStyle w:val="ListParagraph"/>
              <w:numPr>
                <w:ilvl w:val="0"/>
                <w:numId w:val="22"/>
              </w:numPr>
            </w:pPr>
            <w:r w:rsidRPr="005D6527">
              <w:t>Section 7.4: Combined steps for testing of Blocked Kit List</w:t>
            </w:r>
            <w:r w:rsidR="00D56A7F">
              <w:t>.</w:t>
            </w:r>
          </w:p>
          <w:p w14:paraId="4070AD86" w14:textId="77777777" w:rsidR="00CC02EA" w:rsidRPr="00B225FF" w:rsidRDefault="00CC02EA" w:rsidP="00CC02EA">
            <w:pPr>
              <w:numPr>
                <w:ilvl w:val="0"/>
                <w:numId w:val="22"/>
              </w:numPr>
              <w:spacing w:before="40" w:after="40"/>
              <w:rPr>
                <w:szCs w:val="20"/>
              </w:rPr>
            </w:pPr>
            <w:r w:rsidRPr="00B225FF">
              <w:rPr>
                <w:szCs w:val="20"/>
              </w:rPr>
              <w:t>Section 7.5: Combined steps for Subject Treatment List</w:t>
            </w:r>
            <w:r>
              <w:rPr>
                <w:szCs w:val="20"/>
              </w:rPr>
              <w:t>.</w:t>
            </w:r>
          </w:p>
          <w:p w14:paraId="3DBDC040" w14:textId="77777777" w:rsidR="00CC02EA" w:rsidRDefault="00CC02EA" w:rsidP="00CC02EA">
            <w:pPr>
              <w:pStyle w:val="ListParagraph"/>
              <w:numPr>
                <w:ilvl w:val="0"/>
                <w:numId w:val="22"/>
              </w:numPr>
            </w:pPr>
            <w:r w:rsidRPr="00B225FF">
              <w:rPr>
                <w:szCs w:val="20"/>
              </w:rPr>
              <w:t xml:space="preserve">Section 7.6: Added Regulatory and Emergency </w:t>
            </w:r>
            <w:proofErr w:type="spellStart"/>
            <w:r w:rsidRPr="00B225FF">
              <w:rPr>
                <w:szCs w:val="20"/>
              </w:rPr>
              <w:t>Unblinding</w:t>
            </w:r>
            <w:proofErr w:type="spellEnd"/>
            <w:r w:rsidRPr="00B225FF">
              <w:rPr>
                <w:szCs w:val="20"/>
              </w:rPr>
              <w:t xml:space="preserve"> test case</w:t>
            </w:r>
            <w:r>
              <w:rPr>
                <w:szCs w:val="20"/>
              </w:rPr>
              <w:t>.</w:t>
            </w:r>
          </w:p>
        </w:tc>
        <w:tc>
          <w:tcPr>
            <w:tcW w:w="906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33853789" w14:textId="77777777" w:rsidR="005D6527" w:rsidRPr="00727052" w:rsidRDefault="005D6527">
            <w:pPr>
              <w:pStyle w:val="TableText11"/>
            </w:pPr>
            <w:r>
              <w:t>17-JUN</w:t>
            </w:r>
            <w:r w:rsidRPr="000F5BC2">
              <w:t>-2013</w:t>
            </w:r>
          </w:p>
        </w:tc>
      </w:tr>
      <w:tr w:rsidR="00FB0B1A" w:rsidRPr="00D77131" w14:paraId="1FC764AF" w14:textId="77777777" w:rsidTr="00960375">
        <w:trPr>
          <w:cantSplit/>
        </w:trPr>
        <w:tc>
          <w:tcPr>
            <w:tcW w:w="51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3D76A588" w14:textId="77777777" w:rsidR="00FB0B1A" w:rsidRDefault="00FB0B1A" w:rsidP="00960375">
            <w:pPr>
              <w:pStyle w:val="TableText11"/>
              <w:jc w:val="center"/>
            </w:pPr>
            <w:r>
              <w:lastRenderedPageBreak/>
              <w:t>3.0</w:t>
            </w:r>
          </w:p>
        </w:tc>
        <w:tc>
          <w:tcPr>
            <w:tcW w:w="358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0BB91A7E" w14:textId="77777777" w:rsidR="00FB0B1A" w:rsidRPr="008E3331" w:rsidRDefault="00FB0B1A" w:rsidP="00FB0B1A">
            <w:pPr>
              <w:pStyle w:val="TT1TableText"/>
              <w:numPr>
                <w:ilvl w:val="0"/>
                <w:numId w:val="22"/>
              </w:numPr>
              <w:rPr>
                <w:rFonts w:ascii="Arial" w:hAnsi="Arial"/>
              </w:rPr>
            </w:pPr>
            <w:r w:rsidRPr="008E3331">
              <w:rPr>
                <w:rFonts w:ascii="Arial" w:hAnsi="Arial"/>
              </w:rPr>
              <w:t xml:space="preserve">Section 7.4: Blocked Kit List </w:t>
            </w:r>
            <w:proofErr w:type="gramStart"/>
            <w:r w:rsidRPr="008E3331">
              <w:rPr>
                <w:rFonts w:ascii="Arial" w:hAnsi="Arial"/>
              </w:rPr>
              <w:t>has been updated</w:t>
            </w:r>
            <w:proofErr w:type="gramEnd"/>
            <w:r w:rsidRPr="008E3331">
              <w:rPr>
                <w:rFonts w:ascii="Arial" w:hAnsi="Arial"/>
              </w:rPr>
              <w:t xml:space="preserve"> to exclude protocol setup steps</w:t>
            </w:r>
            <w:r w:rsidR="00D56A7F">
              <w:rPr>
                <w:rFonts w:ascii="Arial" w:hAnsi="Arial"/>
              </w:rPr>
              <w:t>.</w:t>
            </w:r>
          </w:p>
          <w:p w14:paraId="5739FD35" w14:textId="77777777" w:rsidR="00FB0B1A" w:rsidRPr="008E3331" w:rsidRDefault="00FB0B1A" w:rsidP="00FB0B1A">
            <w:pPr>
              <w:pStyle w:val="TT1TableText"/>
              <w:numPr>
                <w:ilvl w:val="0"/>
                <w:numId w:val="22"/>
              </w:numPr>
              <w:rPr>
                <w:rFonts w:ascii="Arial" w:hAnsi="Arial"/>
              </w:rPr>
            </w:pPr>
            <w:r w:rsidRPr="008E3331">
              <w:rPr>
                <w:rFonts w:ascii="Arial" w:hAnsi="Arial"/>
              </w:rPr>
              <w:t>Section 7.4</w:t>
            </w:r>
            <w:r w:rsidR="00CC02EA">
              <w:rPr>
                <w:rFonts w:ascii="Arial" w:hAnsi="Arial"/>
              </w:rPr>
              <w:t>:</w:t>
            </w:r>
            <w:r w:rsidRPr="008E3331">
              <w:rPr>
                <w:rFonts w:ascii="Arial" w:hAnsi="Arial"/>
              </w:rPr>
              <w:t xml:space="preserve"> Subject Treatment List: Added part of testing transmitting protocol – Email notifications and Zip attachment sending.</w:t>
            </w:r>
          </w:p>
          <w:p w14:paraId="66B3C540" w14:textId="77777777" w:rsidR="00FB0B1A" w:rsidRPr="00B225FF" w:rsidRDefault="00FB0B1A" w:rsidP="00FB0B1A">
            <w:pPr>
              <w:numPr>
                <w:ilvl w:val="0"/>
                <w:numId w:val="22"/>
              </w:numPr>
              <w:spacing w:before="40" w:after="40"/>
              <w:rPr>
                <w:szCs w:val="20"/>
              </w:rPr>
            </w:pPr>
            <w:r w:rsidRPr="008E3331">
              <w:t>Section 7.6</w:t>
            </w:r>
            <w:r w:rsidR="00CC02EA">
              <w:t>:</w:t>
            </w:r>
            <w:r w:rsidRPr="008E3331">
              <w:t xml:space="preserve"> </w:t>
            </w:r>
            <w:proofErr w:type="spellStart"/>
            <w:r w:rsidRPr="008E3331">
              <w:t>Valicert</w:t>
            </w:r>
            <w:proofErr w:type="spellEnd"/>
            <w:r w:rsidRPr="008E3331">
              <w:t xml:space="preserve"> connection verification </w:t>
            </w:r>
            <w:proofErr w:type="gramStart"/>
            <w:r w:rsidRPr="008E3331">
              <w:t>has been added</w:t>
            </w:r>
            <w:proofErr w:type="gramEnd"/>
            <w:r w:rsidR="00D56A7F">
              <w:t>.</w:t>
            </w:r>
          </w:p>
        </w:tc>
        <w:tc>
          <w:tcPr>
            <w:tcW w:w="906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19A310C7" w14:textId="77777777" w:rsidR="00FB0B1A" w:rsidRDefault="00727052">
            <w:pPr>
              <w:pStyle w:val="TableText11"/>
            </w:pPr>
            <w:r>
              <w:t>19-FEB</w:t>
            </w:r>
            <w:r w:rsidR="000F5BC2" w:rsidRPr="000F5BC2">
              <w:t>-2015</w:t>
            </w:r>
          </w:p>
        </w:tc>
      </w:tr>
      <w:tr w:rsidR="00FB0B1A" w:rsidRPr="00D77131" w14:paraId="50BF70AD" w14:textId="77777777" w:rsidTr="00960375">
        <w:trPr>
          <w:cantSplit/>
        </w:trPr>
        <w:tc>
          <w:tcPr>
            <w:tcW w:w="51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3F6E3E81" w14:textId="77777777" w:rsidR="00FB0B1A" w:rsidRPr="00D77131" w:rsidRDefault="00FB0B1A" w:rsidP="00960375">
            <w:pPr>
              <w:pStyle w:val="TableText11"/>
              <w:jc w:val="center"/>
            </w:pPr>
            <w:r>
              <w:t>4.0</w:t>
            </w:r>
          </w:p>
        </w:tc>
        <w:tc>
          <w:tcPr>
            <w:tcW w:w="358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0360A5CC" w14:textId="77777777" w:rsidR="00FB0B1A" w:rsidRPr="00FB0B1A" w:rsidRDefault="00FB0B1A" w:rsidP="00FB0B1A">
            <w:pPr>
              <w:numPr>
                <w:ilvl w:val="0"/>
                <w:numId w:val="24"/>
              </w:numPr>
              <w:spacing w:before="40" w:after="40"/>
              <w:rPr>
                <w:rFonts w:cs="Arial"/>
              </w:rPr>
            </w:pPr>
            <w:r w:rsidRPr="00FB0B1A">
              <w:rPr>
                <w:rFonts w:cs="Arial"/>
              </w:rPr>
              <w:t>Section 6.1</w:t>
            </w:r>
            <w:r w:rsidR="00CC02EA">
              <w:rPr>
                <w:rFonts w:cs="Arial"/>
              </w:rPr>
              <w:t>:</w:t>
            </w:r>
            <w:r w:rsidRPr="00FB0B1A">
              <w:rPr>
                <w:rFonts w:cs="Arial"/>
              </w:rPr>
              <w:t xml:space="preserve"> &lt;TEST PROTOCOL&gt; added</w:t>
            </w:r>
            <w:r w:rsidR="00D56A7F">
              <w:rPr>
                <w:rFonts w:cs="Arial"/>
              </w:rPr>
              <w:t>.</w:t>
            </w:r>
          </w:p>
          <w:p w14:paraId="2DC528CD" w14:textId="77777777" w:rsidR="00FB0B1A" w:rsidRPr="00FB0B1A" w:rsidRDefault="009F0449" w:rsidP="00FB0B1A">
            <w:pPr>
              <w:numPr>
                <w:ilvl w:val="0"/>
                <w:numId w:val="24"/>
              </w:numPr>
              <w:spacing w:before="40" w:after="40"/>
              <w:rPr>
                <w:rFonts w:cs="Arial"/>
              </w:rPr>
            </w:pPr>
            <w:r>
              <w:rPr>
                <w:rFonts w:cs="Arial"/>
              </w:rPr>
              <w:t xml:space="preserve">Section 7.3: Added </w:t>
            </w:r>
            <w:r w:rsidR="00FB0B1A" w:rsidRPr="00FB0B1A">
              <w:rPr>
                <w:rFonts w:cs="Arial"/>
                <w:bCs/>
              </w:rPr>
              <w:t>Test Case Set-up/Prerequisites section</w:t>
            </w:r>
            <w:r w:rsidR="00D56A7F">
              <w:rPr>
                <w:rFonts w:cs="Arial"/>
                <w:bCs/>
              </w:rPr>
              <w:t>.</w:t>
            </w:r>
          </w:p>
          <w:p w14:paraId="7FBB01F5" w14:textId="77777777" w:rsidR="00FB0B1A" w:rsidRPr="00FB0B1A" w:rsidRDefault="00FB0B1A" w:rsidP="00FB0B1A">
            <w:pPr>
              <w:numPr>
                <w:ilvl w:val="0"/>
                <w:numId w:val="24"/>
              </w:numPr>
              <w:spacing w:before="40" w:after="40"/>
              <w:rPr>
                <w:rFonts w:cs="Arial"/>
              </w:rPr>
            </w:pPr>
            <w:r w:rsidRPr="00FB0B1A">
              <w:rPr>
                <w:rFonts w:cs="Arial"/>
              </w:rPr>
              <w:t>Section 7.3.15 - 7.3.16: Added steps related with Scrambled Kit Lists verification</w:t>
            </w:r>
            <w:r w:rsidR="00D56A7F">
              <w:rPr>
                <w:rFonts w:cs="Arial"/>
              </w:rPr>
              <w:t>.</w:t>
            </w:r>
          </w:p>
          <w:p w14:paraId="44470AC4" w14:textId="77777777" w:rsidR="00FB0B1A" w:rsidRPr="00FB0B1A" w:rsidRDefault="00FB0B1A" w:rsidP="00FB0B1A">
            <w:pPr>
              <w:numPr>
                <w:ilvl w:val="0"/>
                <w:numId w:val="24"/>
              </w:numPr>
              <w:spacing w:before="40" w:after="40"/>
              <w:rPr>
                <w:szCs w:val="20"/>
              </w:rPr>
            </w:pPr>
            <w:r w:rsidRPr="00FB0B1A">
              <w:rPr>
                <w:szCs w:val="20"/>
              </w:rPr>
              <w:t>Section 7.5: &lt;TEST PROTOCOL&gt; variable added</w:t>
            </w:r>
            <w:r w:rsidR="00D56A7F">
              <w:rPr>
                <w:szCs w:val="20"/>
              </w:rPr>
              <w:t>.</w:t>
            </w:r>
          </w:p>
          <w:p w14:paraId="7474D74B" w14:textId="77777777" w:rsidR="00FB0B1A" w:rsidRPr="00FB0B1A" w:rsidRDefault="00FB0B1A" w:rsidP="00FB0B1A">
            <w:pPr>
              <w:numPr>
                <w:ilvl w:val="0"/>
                <w:numId w:val="24"/>
              </w:numPr>
              <w:spacing w:before="40" w:after="40"/>
              <w:rPr>
                <w:szCs w:val="20"/>
              </w:rPr>
            </w:pPr>
            <w:r w:rsidRPr="00FB0B1A">
              <w:rPr>
                <w:szCs w:val="20"/>
              </w:rPr>
              <w:t xml:space="preserve">Section 7.6: Removed emergency </w:t>
            </w:r>
            <w:proofErr w:type="spellStart"/>
            <w:r w:rsidR="00DD2980">
              <w:rPr>
                <w:szCs w:val="20"/>
              </w:rPr>
              <w:t>U</w:t>
            </w:r>
            <w:r w:rsidRPr="00FB0B1A">
              <w:rPr>
                <w:szCs w:val="20"/>
              </w:rPr>
              <w:t>nblinding</w:t>
            </w:r>
            <w:proofErr w:type="spellEnd"/>
            <w:r w:rsidR="00D56A7F">
              <w:rPr>
                <w:szCs w:val="20"/>
              </w:rPr>
              <w:t>.</w:t>
            </w:r>
          </w:p>
          <w:p w14:paraId="41744D22" w14:textId="77777777" w:rsidR="00FB0B1A" w:rsidRPr="00D77131" w:rsidRDefault="00FB0B1A" w:rsidP="00D961B6">
            <w:pPr>
              <w:pStyle w:val="TableText11"/>
              <w:numPr>
                <w:ilvl w:val="0"/>
                <w:numId w:val="24"/>
              </w:numPr>
            </w:pPr>
            <w:r w:rsidRPr="00FB0B1A">
              <w:rPr>
                <w:szCs w:val="22"/>
              </w:rPr>
              <w:t xml:space="preserve">Section 7.7: Removed whole section with </w:t>
            </w:r>
            <w:proofErr w:type="spellStart"/>
            <w:r w:rsidRPr="00FB0B1A">
              <w:rPr>
                <w:szCs w:val="22"/>
              </w:rPr>
              <w:t>Valicert</w:t>
            </w:r>
            <w:proofErr w:type="spellEnd"/>
            <w:r w:rsidRPr="00FB0B1A">
              <w:rPr>
                <w:szCs w:val="22"/>
              </w:rPr>
              <w:t xml:space="preserve"> connection verification</w:t>
            </w:r>
            <w:r w:rsidR="00D56A7F">
              <w:rPr>
                <w:szCs w:val="22"/>
              </w:rPr>
              <w:t>.</w:t>
            </w:r>
          </w:p>
        </w:tc>
        <w:tc>
          <w:tcPr>
            <w:tcW w:w="906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25BFF8FB" w14:textId="77777777" w:rsidR="00FB0B1A" w:rsidRDefault="00727052">
            <w:pPr>
              <w:pStyle w:val="TableText11"/>
            </w:pPr>
            <w:r>
              <w:t>30-MAY</w:t>
            </w:r>
            <w:r w:rsidR="000F5BC2" w:rsidRPr="000F5BC2">
              <w:t>-2016</w:t>
            </w:r>
          </w:p>
        </w:tc>
      </w:tr>
      <w:tr w:rsidR="00FB0B1A" w:rsidRPr="00D77131" w14:paraId="5D9A3E10" w14:textId="77777777" w:rsidTr="00960375">
        <w:trPr>
          <w:cantSplit/>
        </w:trPr>
        <w:tc>
          <w:tcPr>
            <w:tcW w:w="51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5B527F3A" w14:textId="77777777" w:rsidR="00FB0B1A" w:rsidRPr="00D77131" w:rsidRDefault="00FB0B1A" w:rsidP="00960375">
            <w:pPr>
              <w:pStyle w:val="TableText11"/>
              <w:jc w:val="center"/>
            </w:pPr>
            <w:r>
              <w:t>5.0</w:t>
            </w:r>
          </w:p>
        </w:tc>
        <w:tc>
          <w:tcPr>
            <w:tcW w:w="358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06E7C0DF" w14:textId="77777777" w:rsidR="00FB0B1A" w:rsidRDefault="00FB0B1A" w:rsidP="00D961B6">
            <w:pPr>
              <w:pStyle w:val="TableText11"/>
              <w:numPr>
                <w:ilvl w:val="0"/>
                <w:numId w:val="23"/>
              </w:numPr>
            </w:pPr>
            <w:r>
              <w:t xml:space="preserve">Document </w:t>
            </w:r>
            <w:proofErr w:type="gramStart"/>
            <w:r>
              <w:t>has been moved</w:t>
            </w:r>
            <w:proofErr w:type="gramEnd"/>
            <w:r>
              <w:t xml:space="preserve"> to new PMM template</w:t>
            </w:r>
            <w:r w:rsidR="00D56A7F">
              <w:t>.</w:t>
            </w:r>
          </w:p>
          <w:p w14:paraId="03DED49A" w14:textId="77777777" w:rsidR="00F01689" w:rsidRDefault="00F01689" w:rsidP="00D961B6">
            <w:pPr>
              <w:pStyle w:val="TableText11"/>
              <w:numPr>
                <w:ilvl w:val="0"/>
                <w:numId w:val="23"/>
              </w:numPr>
            </w:pPr>
            <w:r>
              <w:t xml:space="preserve">Updated name of the </w:t>
            </w:r>
            <w:proofErr w:type="spellStart"/>
            <w:r>
              <w:t>Valicert</w:t>
            </w:r>
            <w:proofErr w:type="spellEnd"/>
            <w:r>
              <w:t xml:space="preserve"> </w:t>
            </w:r>
            <w:proofErr w:type="gramStart"/>
            <w:r>
              <w:t>folder which will be used for testing</w:t>
            </w:r>
            <w:proofErr w:type="gramEnd"/>
            <w:r>
              <w:t xml:space="preserve"> and file name in test case steps</w:t>
            </w:r>
            <w:r w:rsidR="00D56A7F">
              <w:t>.</w:t>
            </w:r>
          </w:p>
          <w:p w14:paraId="168EC428" w14:textId="77777777" w:rsidR="00BF7662" w:rsidRDefault="00BF7662" w:rsidP="00BF7662">
            <w:pPr>
              <w:pStyle w:val="TableText11"/>
              <w:numPr>
                <w:ilvl w:val="0"/>
                <w:numId w:val="23"/>
              </w:numPr>
            </w:pPr>
            <w:r>
              <w:t>Added links to screenshots that refer to Appendix B</w:t>
            </w:r>
            <w:r w:rsidR="00D56A7F">
              <w:t>.</w:t>
            </w:r>
          </w:p>
          <w:p w14:paraId="7E07EC73" w14:textId="77777777" w:rsidR="00BF7662" w:rsidRDefault="00BF7662" w:rsidP="00BF7662">
            <w:pPr>
              <w:pStyle w:val="TableText11"/>
              <w:numPr>
                <w:ilvl w:val="0"/>
                <w:numId w:val="23"/>
              </w:numPr>
            </w:pPr>
            <w:r>
              <w:t>Added new step in section 7.3.11</w:t>
            </w:r>
            <w:r w:rsidR="00D56A7F">
              <w:t>.</w:t>
            </w:r>
          </w:p>
          <w:p w14:paraId="1106E148" w14:textId="77777777" w:rsidR="00BF7662" w:rsidRDefault="00BF7662" w:rsidP="00D961B6">
            <w:pPr>
              <w:pStyle w:val="TableText11"/>
              <w:numPr>
                <w:ilvl w:val="0"/>
                <w:numId w:val="23"/>
              </w:numPr>
            </w:pPr>
            <w:r>
              <w:t>Updated screenshot in 7.3.17</w:t>
            </w:r>
            <w:r w:rsidR="00D56A7F">
              <w:t>.</w:t>
            </w:r>
          </w:p>
          <w:p w14:paraId="4FFD310A" w14:textId="77777777" w:rsidR="008F7287" w:rsidRPr="00D77131" w:rsidRDefault="008F7287" w:rsidP="00D961B6">
            <w:pPr>
              <w:pStyle w:val="TableText11"/>
              <w:numPr>
                <w:ilvl w:val="0"/>
                <w:numId w:val="23"/>
              </w:numPr>
            </w:pPr>
            <w:r>
              <w:t xml:space="preserve">Removed sections </w:t>
            </w:r>
            <w:r w:rsidR="00D56A7F">
              <w:t>‘</w:t>
            </w:r>
            <w:r>
              <w:t>Scope</w:t>
            </w:r>
            <w:r w:rsidR="00D56A7F">
              <w:t>’</w:t>
            </w:r>
            <w:r>
              <w:t xml:space="preserve"> and </w:t>
            </w:r>
            <w:r w:rsidR="00D56A7F">
              <w:t>‘</w:t>
            </w:r>
            <w:r>
              <w:t>System Overview</w:t>
            </w:r>
            <w:r w:rsidR="00D56A7F">
              <w:t>’.</w:t>
            </w:r>
          </w:p>
        </w:tc>
        <w:tc>
          <w:tcPr>
            <w:tcW w:w="906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3F4F3B14" w14:textId="77777777" w:rsidR="004B0BE8" w:rsidRDefault="004B0BE8" w:rsidP="00F149BA">
            <w:pPr>
              <w:pStyle w:val="TableText11"/>
            </w:pPr>
            <w:r>
              <w:t>02-</w:t>
            </w:r>
            <w:r w:rsidR="00F149BA">
              <w:t>NOV-</w:t>
            </w:r>
            <w:r w:rsidR="008F7287">
              <w:t>2016</w:t>
            </w:r>
          </w:p>
        </w:tc>
      </w:tr>
      <w:tr w:rsidR="004B0BE8" w:rsidRPr="00D77131" w14:paraId="4BAF50C0" w14:textId="77777777" w:rsidTr="00960375">
        <w:trPr>
          <w:cantSplit/>
        </w:trPr>
        <w:tc>
          <w:tcPr>
            <w:tcW w:w="51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014BD6D0" w14:textId="77777777" w:rsidR="004B0BE8" w:rsidRDefault="004B0BE8" w:rsidP="00960375">
            <w:pPr>
              <w:pStyle w:val="TableText11"/>
              <w:jc w:val="center"/>
            </w:pPr>
            <w:r>
              <w:t>6.0</w:t>
            </w:r>
          </w:p>
        </w:tc>
        <w:tc>
          <w:tcPr>
            <w:tcW w:w="358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557CABB9" w14:textId="5BF6887F" w:rsidR="004B0BE8" w:rsidRDefault="004B0BE8" w:rsidP="00F639AA">
            <w:pPr>
              <w:pStyle w:val="TableText11"/>
              <w:numPr>
                <w:ilvl w:val="0"/>
                <w:numId w:val="23"/>
              </w:numPr>
            </w:pPr>
            <w:r>
              <w:t xml:space="preserve">Section 5.0: checkbox </w:t>
            </w:r>
            <w:r w:rsidR="00E5436B">
              <w:t>“</w:t>
            </w:r>
            <w:r w:rsidR="00E5436B" w:rsidRPr="00E5436B">
              <w:t>This section is not applicable to this execution</w:t>
            </w:r>
            <w:r w:rsidR="00E5436B">
              <w:t xml:space="preserve">” </w:t>
            </w:r>
            <w:proofErr w:type="gramStart"/>
            <w:r w:rsidR="00E5436B">
              <w:t xml:space="preserve">has been </w:t>
            </w:r>
            <w:r>
              <w:t>moved</w:t>
            </w:r>
            <w:proofErr w:type="gramEnd"/>
            <w:r>
              <w:t xml:space="preserve"> to Section 5.1</w:t>
            </w:r>
            <w:r w:rsidR="00D56A7F">
              <w:t>.</w:t>
            </w:r>
          </w:p>
          <w:p w14:paraId="2AD4C0F6" w14:textId="77777777" w:rsidR="00AF4C16" w:rsidRDefault="00AF4C16" w:rsidP="00E5436B">
            <w:pPr>
              <w:pStyle w:val="TableText11"/>
              <w:numPr>
                <w:ilvl w:val="0"/>
                <w:numId w:val="23"/>
              </w:numPr>
            </w:pPr>
            <w:r>
              <w:t xml:space="preserve">Updated </w:t>
            </w:r>
            <w:r w:rsidR="00E5436B">
              <w:t>header</w:t>
            </w:r>
            <w:r>
              <w:t xml:space="preserve"> in Appendix</w:t>
            </w:r>
            <w:r w:rsidR="00E5436B">
              <w:t xml:space="preserve"> C </w:t>
            </w:r>
            <w:r w:rsidR="00D56A7F">
              <w:t>–</w:t>
            </w:r>
            <w:r>
              <w:t xml:space="preserve"> </w:t>
            </w:r>
            <w:r w:rsidR="00D56A7F">
              <w:t>‘</w:t>
            </w:r>
            <w:r>
              <w:t>Signature Log</w:t>
            </w:r>
            <w:r w:rsidR="00D56A7F">
              <w:t>’</w:t>
            </w:r>
            <w:r>
              <w:t xml:space="preserve"> section</w:t>
            </w:r>
            <w:r w:rsidR="00D56A7F">
              <w:t>.</w:t>
            </w:r>
          </w:p>
        </w:tc>
        <w:tc>
          <w:tcPr>
            <w:tcW w:w="906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3EFB59C3" w14:textId="77777777" w:rsidR="004B0BE8" w:rsidRDefault="005D418F" w:rsidP="00F149BA">
            <w:pPr>
              <w:pStyle w:val="TableText11"/>
            </w:pPr>
            <w:r>
              <w:t>09-FEB-2017</w:t>
            </w:r>
          </w:p>
        </w:tc>
      </w:tr>
      <w:tr w:rsidR="00715DF4" w:rsidRPr="00D77131" w14:paraId="5AEABFB8" w14:textId="77777777" w:rsidTr="00960375">
        <w:trPr>
          <w:cantSplit/>
        </w:trPr>
        <w:tc>
          <w:tcPr>
            <w:tcW w:w="51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1FB9B775" w14:textId="77777777" w:rsidR="00715DF4" w:rsidRDefault="00715DF4" w:rsidP="00960375">
            <w:pPr>
              <w:pStyle w:val="TableText11"/>
              <w:jc w:val="center"/>
            </w:pPr>
            <w:r>
              <w:t>7.0</w:t>
            </w:r>
          </w:p>
        </w:tc>
        <w:tc>
          <w:tcPr>
            <w:tcW w:w="358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32BFD7F3" w14:textId="77777777" w:rsidR="00715DF4" w:rsidRDefault="005D418F" w:rsidP="00F639AA">
            <w:pPr>
              <w:pStyle w:val="TableText11"/>
              <w:numPr>
                <w:ilvl w:val="0"/>
                <w:numId w:val="23"/>
              </w:numPr>
            </w:pPr>
            <w:r>
              <w:t xml:space="preserve">Moved document to new </w:t>
            </w:r>
            <w:r w:rsidR="00265712">
              <w:t>template</w:t>
            </w:r>
            <w:r w:rsidR="00D56A7F">
              <w:t>.</w:t>
            </w:r>
          </w:p>
          <w:p w14:paraId="04CC53F5" w14:textId="77777777" w:rsidR="005D418F" w:rsidRDefault="005D418F" w:rsidP="00D56A7F">
            <w:pPr>
              <w:pStyle w:val="TableText11"/>
              <w:numPr>
                <w:ilvl w:val="0"/>
                <w:numId w:val="23"/>
              </w:numPr>
            </w:pPr>
            <w:r>
              <w:t>Update message</w:t>
            </w:r>
            <w:r w:rsidR="00D56A7F">
              <w:t>s displayed</w:t>
            </w:r>
            <w:r>
              <w:t xml:space="preserve"> in steps: </w:t>
            </w:r>
            <w:r w:rsidR="00265712">
              <w:t>5.3.23 and 5.5.6</w:t>
            </w:r>
            <w:r w:rsidR="00D56A7F">
              <w:t>.</w:t>
            </w:r>
          </w:p>
        </w:tc>
        <w:tc>
          <w:tcPr>
            <w:tcW w:w="906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2DBD86D7" w14:textId="77777777" w:rsidR="00FB07DF" w:rsidRDefault="00DD2980" w:rsidP="00655AF7">
            <w:pPr>
              <w:pStyle w:val="TableText11"/>
            </w:pPr>
            <w:r>
              <w:t>20-APR-2017</w:t>
            </w:r>
          </w:p>
        </w:tc>
      </w:tr>
      <w:tr w:rsidR="00FB07DF" w:rsidRPr="00D77131" w14:paraId="1F59CBA3" w14:textId="77777777" w:rsidTr="00960375">
        <w:trPr>
          <w:cantSplit/>
        </w:trPr>
        <w:tc>
          <w:tcPr>
            <w:tcW w:w="51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7AC9D8F8" w14:textId="77777777" w:rsidR="00FB07DF" w:rsidRDefault="00FB07DF" w:rsidP="00960375">
            <w:pPr>
              <w:pStyle w:val="TableText11"/>
              <w:jc w:val="center"/>
            </w:pPr>
            <w:r>
              <w:lastRenderedPageBreak/>
              <w:t>8.0</w:t>
            </w:r>
          </w:p>
        </w:tc>
        <w:tc>
          <w:tcPr>
            <w:tcW w:w="358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2C95AE36" w14:textId="77777777" w:rsidR="00084A00" w:rsidRDefault="00084A00" w:rsidP="00F639AA">
            <w:pPr>
              <w:pStyle w:val="TableText11"/>
              <w:numPr>
                <w:ilvl w:val="0"/>
                <w:numId w:val="23"/>
              </w:numPr>
            </w:pPr>
            <w:r>
              <w:t>Document Information section: Document Owner – “Service Delivery Manager” changed to “Delivery Service Manager”.</w:t>
            </w:r>
          </w:p>
          <w:p w14:paraId="05491ADF" w14:textId="77777777" w:rsidR="00FB07DF" w:rsidRDefault="00FB07DF" w:rsidP="00F639AA">
            <w:pPr>
              <w:pStyle w:val="TableText11"/>
              <w:numPr>
                <w:ilvl w:val="0"/>
                <w:numId w:val="23"/>
              </w:numPr>
            </w:pPr>
            <w:r>
              <w:t xml:space="preserve">Section 1 – </w:t>
            </w:r>
            <w:proofErr w:type="gramStart"/>
            <w:r>
              <w:t xml:space="preserve">HPSM has been replaced by </w:t>
            </w:r>
            <w:proofErr w:type="spellStart"/>
            <w:r>
              <w:t>ServiceNow</w:t>
            </w:r>
            <w:proofErr w:type="spellEnd"/>
            <w:proofErr w:type="gramEnd"/>
            <w:r>
              <w:t xml:space="preserve"> for Change Requests from April 2018.</w:t>
            </w:r>
          </w:p>
          <w:p w14:paraId="60989AE7" w14:textId="77777777" w:rsidR="00084A00" w:rsidRDefault="00084A00" w:rsidP="00F639AA">
            <w:pPr>
              <w:pStyle w:val="TableText11"/>
              <w:numPr>
                <w:ilvl w:val="0"/>
                <w:numId w:val="23"/>
              </w:numPr>
            </w:pPr>
            <w:r>
              <w:t>Added additional column for “Initial/Date” as it is in the last approved Test Case template v.5.0</w:t>
            </w:r>
          </w:p>
          <w:p w14:paraId="597B6B1B" w14:textId="77777777" w:rsidR="009D4154" w:rsidRDefault="009D4154" w:rsidP="00F639AA">
            <w:pPr>
              <w:pStyle w:val="TableText11"/>
              <w:numPr>
                <w:ilvl w:val="0"/>
                <w:numId w:val="23"/>
              </w:numPr>
            </w:pPr>
            <w:r>
              <w:t xml:space="preserve">Overall grammar/spelling mistakes </w:t>
            </w:r>
            <w:proofErr w:type="gramStart"/>
            <w:r>
              <w:t>were corrected</w:t>
            </w:r>
            <w:proofErr w:type="gramEnd"/>
            <w:r>
              <w:t>.</w:t>
            </w:r>
          </w:p>
          <w:p w14:paraId="6EC8C6D1" w14:textId="77777777" w:rsidR="00E8539B" w:rsidRDefault="00084A00" w:rsidP="00357CCA">
            <w:pPr>
              <w:pStyle w:val="TableText11"/>
              <w:numPr>
                <w:ilvl w:val="0"/>
                <w:numId w:val="23"/>
              </w:numPr>
            </w:pPr>
            <w:r>
              <w:t xml:space="preserve">Information about screenshots </w:t>
            </w:r>
            <w:proofErr w:type="gramStart"/>
            <w:r>
              <w:t>has been updated and removed from “Actual Result”</w:t>
            </w:r>
            <w:proofErr w:type="gramEnd"/>
            <w:r w:rsidR="009709A1">
              <w:t>.</w:t>
            </w:r>
          </w:p>
          <w:p w14:paraId="2780423A" w14:textId="1BDF4C4D" w:rsidR="00DB5EB8" w:rsidRDefault="00DB5EB8" w:rsidP="00357CCA">
            <w:pPr>
              <w:pStyle w:val="TableText11"/>
              <w:numPr>
                <w:ilvl w:val="0"/>
                <w:numId w:val="23"/>
              </w:numPr>
            </w:pPr>
            <w:r>
              <w:t xml:space="preserve">Removed entries from section </w:t>
            </w:r>
            <w:r w:rsidR="00910A89">
              <w:t>2,</w:t>
            </w:r>
            <w:r>
              <w:t xml:space="preserve"> as they are not applicable to this test case.</w:t>
            </w:r>
          </w:p>
          <w:p w14:paraId="7E79801C" w14:textId="607EE97B" w:rsidR="00DB5EB8" w:rsidRDefault="00910A89" w:rsidP="00357CCA">
            <w:pPr>
              <w:pStyle w:val="TableText11"/>
              <w:numPr>
                <w:ilvl w:val="0"/>
                <w:numId w:val="23"/>
              </w:numPr>
            </w:pPr>
            <w:proofErr w:type="gramStart"/>
            <w:r>
              <w:t>Updated ”</w:t>
            </w:r>
            <w:proofErr w:type="gramEnd"/>
            <w:r w:rsidR="00DB5EB8">
              <w:t>Reference Number” for each section, it applies to User Requirements Specification document.</w:t>
            </w:r>
          </w:p>
          <w:p w14:paraId="1634B899" w14:textId="77777777" w:rsidR="00CC2535" w:rsidRDefault="00CC2535" w:rsidP="00CC2535">
            <w:pPr>
              <w:pStyle w:val="TableText11"/>
              <w:numPr>
                <w:ilvl w:val="0"/>
                <w:numId w:val="23"/>
              </w:numPr>
            </w:pPr>
            <w:r>
              <w:t>Changed “</w:t>
            </w:r>
            <w:r w:rsidRPr="00655AF7">
              <w:t xml:space="preserve">Appendix A </w:t>
            </w:r>
            <w:r>
              <w:t xml:space="preserve">- </w:t>
            </w:r>
            <w:r w:rsidRPr="00CC2535">
              <w:t>Smoke Test Variables for KLD</w:t>
            </w:r>
            <w:r>
              <w:t>” to “</w:t>
            </w:r>
            <w:r w:rsidRPr="00655AF7">
              <w:t xml:space="preserve">Appendix A </w:t>
            </w:r>
            <w:r>
              <w:t>-</w:t>
            </w:r>
            <w:r w:rsidRPr="00655AF7">
              <w:t xml:space="preserve"> Variables</w:t>
            </w:r>
            <w:r>
              <w:t>”</w:t>
            </w:r>
            <w:r w:rsidR="009709A1">
              <w:t>.</w:t>
            </w:r>
          </w:p>
          <w:p w14:paraId="7F9A73F6" w14:textId="77777777" w:rsidR="00CC2535" w:rsidRDefault="00084A00">
            <w:pPr>
              <w:pStyle w:val="TableText11"/>
              <w:numPr>
                <w:ilvl w:val="0"/>
                <w:numId w:val="23"/>
              </w:numPr>
            </w:pPr>
            <w:r w:rsidRPr="00655AF7">
              <w:t xml:space="preserve">JBOSS SERVER for PROD and QA in </w:t>
            </w:r>
            <w:r>
              <w:t>“</w:t>
            </w:r>
            <w:r w:rsidRPr="00655AF7">
              <w:t xml:space="preserve">Appendix A </w:t>
            </w:r>
            <w:r w:rsidR="00CC2535">
              <w:t>-</w:t>
            </w:r>
            <w:r w:rsidRPr="00655AF7">
              <w:t xml:space="preserve"> Variables</w:t>
            </w:r>
            <w:r>
              <w:t xml:space="preserve">” </w:t>
            </w:r>
            <w:proofErr w:type="gramStart"/>
            <w:r>
              <w:t>have been updated</w:t>
            </w:r>
            <w:proofErr w:type="gramEnd"/>
            <w:r>
              <w:t xml:space="preserve"> with new names.</w:t>
            </w:r>
          </w:p>
          <w:p w14:paraId="635F8EEA" w14:textId="77777777" w:rsidR="000439D7" w:rsidRDefault="00CC2535">
            <w:pPr>
              <w:pStyle w:val="TableText11"/>
              <w:numPr>
                <w:ilvl w:val="0"/>
                <w:numId w:val="23"/>
              </w:numPr>
            </w:pPr>
            <w:r>
              <w:t>Changed “</w:t>
            </w:r>
            <w:r w:rsidRPr="00655AF7">
              <w:t xml:space="preserve">Appendix </w:t>
            </w:r>
            <w:r>
              <w:t>B</w:t>
            </w:r>
            <w:r w:rsidRPr="00655AF7">
              <w:t xml:space="preserve"> </w:t>
            </w:r>
            <w:r>
              <w:t xml:space="preserve">- </w:t>
            </w:r>
            <w:r w:rsidRPr="00CC2535">
              <w:t>Test Evidence (screenshots)</w:t>
            </w:r>
            <w:r>
              <w:t>” to “</w:t>
            </w:r>
            <w:r w:rsidRPr="00655AF7">
              <w:t xml:space="preserve">Appendix </w:t>
            </w:r>
            <w:r>
              <w:t>B</w:t>
            </w:r>
            <w:r w:rsidRPr="00655AF7">
              <w:t xml:space="preserve"> </w:t>
            </w:r>
            <w:r>
              <w:t xml:space="preserve">- </w:t>
            </w:r>
            <w:r w:rsidRPr="00CC2535">
              <w:t>Test Evidence</w:t>
            </w:r>
            <w:r>
              <w:t>”</w:t>
            </w:r>
            <w:r w:rsidR="009709A1">
              <w:t>.</w:t>
            </w:r>
          </w:p>
          <w:p w14:paraId="63FA8C3C" w14:textId="77777777" w:rsidR="00D24F3A" w:rsidRDefault="00D24F3A">
            <w:pPr>
              <w:pStyle w:val="TableText11"/>
              <w:numPr>
                <w:ilvl w:val="0"/>
                <w:numId w:val="23"/>
              </w:numPr>
            </w:pPr>
            <w:r>
              <w:t>Checkbox with “As expected” label has been added to “Actual Result” column.</w:t>
            </w:r>
          </w:p>
        </w:tc>
        <w:tc>
          <w:tcPr>
            <w:tcW w:w="906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1DE2C2D9" w14:textId="7FD006C5" w:rsidR="00FB07DF" w:rsidRDefault="00BE4DFB" w:rsidP="000232BD">
            <w:pPr>
              <w:pStyle w:val="TableText11"/>
            </w:pPr>
            <w:r>
              <w:t>19-JUL-2018</w:t>
            </w:r>
          </w:p>
        </w:tc>
      </w:tr>
      <w:tr w:rsidR="007A4F19" w:rsidRPr="00D77131" w14:paraId="690904EA" w14:textId="77777777" w:rsidTr="00960375">
        <w:trPr>
          <w:cantSplit/>
        </w:trPr>
        <w:tc>
          <w:tcPr>
            <w:tcW w:w="51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52E5E6A8" w14:textId="77777777" w:rsidR="007A4F19" w:rsidRDefault="007A4F19" w:rsidP="00960375">
            <w:pPr>
              <w:pStyle w:val="TableText11"/>
              <w:jc w:val="center"/>
            </w:pPr>
            <w:r>
              <w:t>9.0</w:t>
            </w:r>
          </w:p>
        </w:tc>
        <w:tc>
          <w:tcPr>
            <w:tcW w:w="3582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0C140D58" w14:textId="77777777" w:rsidR="00632974" w:rsidRDefault="00632974" w:rsidP="00960375">
            <w:pPr>
              <w:pStyle w:val="TableText11"/>
            </w:pPr>
            <w:r>
              <w:t>Update:</w:t>
            </w:r>
          </w:p>
          <w:p w14:paraId="78509B51" w14:textId="77777777" w:rsidR="00632974" w:rsidRDefault="00632974" w:rsidP="00632974">
            <w:pPr>
              <w:pStyle w:val="TableText11"/>
              <w:numPr>
                <w:ilvl w:val="0"/>
                <w:numId w:val="23"/>
              </w:numPr>
            </w:pPr>
            <w:r>
              <w:t>Section 2, added new definitions</w:t>
            </w:r>
          </w:p>
          <w:p w14:paraId="47637507" w14:textId="77777777" w:rsidR="00632974" w:rsidRDefault="00632974" w:rsidP="00632974">
            <w:pPr>
              <w:pStyle w:val="TableText11"/>
              <w:numPr>
                <w:ilvl w:val="0"/>
                <w:numId w:val="23"/>
              </w:numPr>
            </w:pPr>
            <w:r>
              <w:t>Section 3, modified hyperlinks in Test Section (table)</w:t>
            </w:r>
          </w:p>
          <w:p w14:paraId="4D8D5819" w14:textId="0CDA3E8D" w:rsidR="00632974" w:rsidRDefault="00632974" w:rsidP="00632974">
            <w:pPr>
              <w:pStyle w:val="TableText11"/>
              <w:numPr>
                <w:ilvl w:val="0"/>
                <w:numId w:val="23"/>
              </w:numPr>
            </w:pPr>
            <w:r>
              <w:t>Section 4.1, Variables</w:t>
            </w:r>
          </w:p>
          <w:p w14:paraId="427986A8" w14:textId="0B3A4EE4" w:rsidR="00632974" w:rsidRDefault="00375105" w:rsidP="00632974">
            <w:pPr>
              <w:pStyle w:val="TableText11"/>
              <w:numPr>
                <w:ilvl w:val="0"/>
                <w:numId w:val="23"/>
              </w:numPr>
            </w:pPr>
            <w:r>
              <w:t>Section</w:t>
            </w:r>
            <w:r w:rsidR="00632974">
              <w:t xml:space="preserve"> 4.2, removed </w:t>
            </w:r>
            <w:proofErr w:type="spellStart"/>
            <w:r w:rsidR="00632974">
              <w:t>Valicert</w:t>
            </w:r>
            <w:proofErr w:type="spellEnd"/>
            <w:r w:rsidR="00632974">
              <w:t xml:space="preserve"> details for </w:t>
            </w:r>
            <w:proofErr w:type="spellStart"/>
            <w:r w:rsidR="00632974">
              <w:t>Jboss</w:t>
            </w:r>
            <w:proofErr w:type="spellEnd"/>
            <w:r w:rsidR="00632974">
              <w:t xml:space="preserve"> Server,</w:t>
            </w:r>
          </w:p>
          <w:p w14:paraId="4B2FB120" w14:textId="77777777" w:rsidR="00632974" w:rsidRDefault="00632974" w:rsidP="00632974">
            <w:pPr>
              <w:pStyle w:val="TableText11"/>
              <w:numPr>
                <w:ilvl w:val="0"/>
                <w:numId w:val="23"/>
              </w:numPr>
            </w:pPr>
            <w:r>
              <w:t>Section 5.1-5.6 Updated Reference Number, Instruction and Expected Result sections</w:t>
            </w:r>
          </w:p>
          <w:p w14:paraId="5C05812D" w14:textId="3E54E60B" w:rsidR="00632974" w:rsidRDefault="00632974" w:rsidP="00632974">
            <w:pPr>
              <w:pStyle w:val="TableText11"/>
              <w:numPr>
                <w:ilvl w:val="0"/>
                <w:numId w:val="23"/>
              </w:numPr>
            </w:pPr>
            <w:r>
              <w:t>Appendix A – Variables; Appendix B – Test Evidence</w:t>
            </w:r>
          </w:p>
          <w:p w14:paraId="5A39842C" w14:textId="77777777" w:rsidR="00632974" w:rsidRDefault="00632974" w:rsidP="00960375">
            <w:pPr>
              <w:pStyle w:val="TableText11"/>
            </w:pPr>
            <w:r>
              <w:t>Added:</w:t>
            </w:r>
          </w:p>
          <w:p w14:paraId="58CEAEF2" w14:textId="56F13726" w:rsidR="007A4F19" w:rsidRDefault="00375105" w:rsidP="00632974">
            <w:pPr>
              <w:pStyle w:val="TableText11"/>
              <w:numPr>
                <w:ilvl w:val="0"/>
                <w:numId w:val="23"/>
              </w:numPr>
            </w:pPr>
            <w:r>
              <w:t>Section</w:t>
            </w:r>
            <w:r w:rsidR="00632974">
              <w:t xml:space="preserve"> 3.1, Test Execution, Section 7, Post-Approval</w:t>
            </w:r>
          </w:p>
        </w:tc>
        <w:tc>
          <w:tcPr>
            <w:tcW w:w="906" w:type="pct"/>
            <w:tcBorders>
              <w:top w:val="single" w:sz="6" w:space="0" w:color="000000"/>
              <w:bottom w:val="single" w:sz="6" w:space="0" w:color="000000"/>
            </w:tcBorders>
            <w:shd w:val="clear" w:color="auto" w:fill="auto"/>
          </w:tcPr>
          <w:p w14:paraId="0C1A53AF" w14:textId="77777777" w:rsidR="007A4F19" w:rsidRDefault="00366CCB" w:rsidP="00F149BA">
            <w:pPr>
              <w:pStyle w:val="TableText11"/>
            </w:pPr>
            <w:r>
              <w:fldChar w:fldCharType="begin"/>
            </w:r>
            <w:r>
              <w:instrText xml:space="preserve"> DOCPROPERTY  "Effective Date"  \* MERGEFORMAT </w:instrText>
            </w:r>
            <w:r>
              <w:fldChar w:fldCharType="separate"/>
            </w:r>
            <w:r w:rsidR="005943C5">
              <w:t>Date of last signature</w:t>
            </w:r>
            <w:r>
              <w:fldChar w:fldCharType="end"/>
            </w:r>
          </w:p>
        </w:tc>
      </w:tr>
    </w:tbl>
    <w:p w14:paraId="1A0E6285" w14:textId="77777777" w:rsidR="008C5A95" w:rsidRPr="00D77131" w:rsidRDefault="008C5A95">
      <w:pPr>
        <w:pStyle w:val="TableText9"/>
      </w:pPr>
    </w:p>
    <w:p w14:paraId="34E6562B" w14:textId="77777777" w:rsidR="00D961B6" w:rsidRDefault="008C5A95">
      <w:pPr>
        <w:pStyle w:val="TOCHeading"/>
      </w:pPr>
      <w:r w:rsidRPr="00D77131">
        <w:br w:type="page"/>
      </w:r>
    </w:p>
    <w:sdt>
      <w:sdtPr>
        <w:rPr>
          <w:rFonts w:ascii="Arial" w:eastAsia="Times New Roman" w:hAnsi="Arial" w:cs="Times New Roman"/>
          <w:b w:val="0"/>
          <w:bCs w:val="0"/>
          <w:color w:val="auto"/>
          <w:sz w:val="18"/>
          <w:szCs w:val="20"/>
          <w:lang w:eastAsia="en-US"/>
        </w:rPr>
        <w:id w:val="1752001847"/>
        <w:docPartObj>
          <w:docPartGallery w:val="Table of Contents"/>
          <w:docPartUnique/>
        </w:docPartObj>
      </w:sdtPr>
      <w:sdtEndPr/>
      <w:sdtContent>
        <w:p w14:paraId="03847EE6" w14:textId="77777777" w:rsidR="00C63D80" w:rsidRDefault="00C63D80">
          <w:pPr>
            <w:pStyle w:val="TOCHeading"/>
          </w:pPr>
          <w:r>
            <w:t>Contents</w:t>
          </w:r>
        </w:p>
        <w:p w14:paraId="14264181" w14:textId="5A56A3FD" w:rsidR="00D04C15" w:rsidRDefault="00C63D80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538638" w:history="1">
            <w:r w:rsidR="00D04C15" w:rsidRPr="00723FC9">
              <w:rPr>
                <w:rStyle w:val="Hyperlink"/>
                <w:noProof/>
              </w:rPr>
              <w:t>1.</w:t>
            </w:r>
            <w:r w:rsidR="00D04C15">
              <w:rPr>
                <w:rFonts w:asciiTheme="minorHAnsi" w:eastAsiaTheme="minorEastAsia" w:hAnsiTheme="minorHAnsi" w:cstheme="minorBidi"/>
                <w:b w:val="0"/>
                <w:noProof/>
                <w:lang w:eastAsia="en-US"/>
              </w:rPr>
              <w:tab/>
            </w:r>
            <w:r w:rsidR="00D04C15" w:rsidRPr="00723FC9">
              <w:rPr>
                <w:rStyle w:val="Hyperlink"/>
                <w:noProof/>
              </w:rPr>
              <w:t>Purpose</w:t>
            </w:r>
            <w:r w:rsidR="00D04C15">
              <w:rPr>
                <w:noProof/>
                <w:webHidden/>
              </w:rPr>
              <w:tab/>
            </w:r>
            <w:r w:rsidR="00D04C15">
              <w:rPr>
                <w:noProof/>
                <w:webHidden/>
              </w:rPr>
              <w:fldChar w:fldCharType="begin"/>
            </w:r>
            <w:r w:rsidR="00D04C15">
              <w:rPr>
                <w:noProof/>
                <w:webHidden/>
              </w:rPr>
              <w:instrText xml:space="preserve"> PAGEREF _Toc47538638 \h </w:instrText>
            </w:r>
            <w:r w:rsidR="00D04C15">
              <w:rPr>
                <w:noProof/>
                <w:webHidden/>
              </w:rPr>
            </w:r>
            <w:r w:rsidR="00D04C15">
              <w:rPr>
                <w:noProof/>
                <w:webHidden/>
              </w:rPr>
              <w:fldChar w:fldCharType="separate"/>
            </w:r>
            <w:r w:rsidR="00D04C15">
              <w:rPr>
                <w:noProof/>
                <w:webHidden/>
              </w:rPr>
              <w:t>7</w:t>
            </w:r>
            <w:r w:rsidR="00D04C15">
              <w:rPr>
                <w:noProof/>
                <w:webHidden/>
              </w:rPr>
              <w:fldChar w:fldCharType="end"/>
            </w:r>
          </w:hyperlink>
        </w:p>
        <w:p w14:paraId="1AABA677" w14:textId="143383C1" w:rsidR="00D04C15" w:rsidRDefault="00366CC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lang w:eastAsia="en-US"/>
            </w:rPr>
          </w:pPr>
          <w:hyperlink w:anchor="_Toc47538639" w:history="1">
            <w:r w:rsidR="00D04C15" w:rsidRPr="00723FC9">
              <w:rPr>
                <w:rStyle w:val="Hyperlink"/>
                <w:noProof/>
              </w:rPr>
              <w:t>2.</w:t>
            </w:r>
            <w:r w:rsidR="00D04C15">
              <w:rPr>
                <w:rFonts w:asciiTheme="minorHAnsi" w:eastAsiaTheme="minorEastAsia" w:hAnsiTheme="minorHAnsi" w:cstheme="minorBidi"/>
                <w:b w:val="0"/>
                <w:noProof/>
                <w:lang w:eastAsia="en-US"/>
              </w:rPr>
              <w:tab/>
            </w:r>
            <w:r w:rsidR="00D04C15" w:rsidRPr="00723FC9">
              <w:rPr>
                <w:rStyle w:val="Hyperlink"/>
                <w:noProof/>
              </w:rPr>
              <w:t>Definitions</w:t>
            </w:r>
            <w:r w:rsidR="00D04C15">
              <w:rPr>
                <w:noProof/>
                <w:webHidden/>
              </w:rPr>
              <w:tab/>
            </w:r>
            <w:r w:rsidR="00D04C15">
              <w:rPr>
                <w:noProof/>
                <w:webHidden/>
              </w:rPr>
              <w:fldChar w:fldCharType="begin"/>
            </w:r>
            <w:r w:rsidR="00D04C15">
              <w:rPr>
                <w:noProof/>
                <w:webHidden/>
              </w:rPr>
              <w:instrText xml:space="preserve"> PAGEREF _Toc47538639 \h </w:instrText>
            </w:r>
            <w:r w:rsidR="00D04C15">
              <w:rPr>
                <w:noProof/>
                <w:webHidden/>
              </w:rPr>
            </w:r>
            <w:r w:rsidR="00D04C15">
              <w:rPr>
                <w:noProof/>
                <w:webHidden/>
              </w:rPr>
              <w:fldChar w:fldCharType="separate"/>
            </w:r>
            <w:r w:rsidR="00D04C15">
              <w:rPr>
                <w:noProof/>
                <w:webHidden/>
              </w:rPr>
              <w:t>7</w:t>
            </w:r>
            <w:r w:rsidR="00D04C15">
              <w:rPr>
                <w:noProof/>
                <w:webHidden/>
              </w:rPr>
              <w:fldChar w:fldCharType="end"/>
            </w:r>
          </w:hyperlink>
        </w:p>
        <w:p w14:paraId="461DEA56" w14:textId="78DA5470" w:rsidR="00D04C15" w:rsidRDefault="00366CC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lang w:eastAsia="en-US"/>
            </w:rPr>
          </w:pPr>
          <w:hyperlink w:anchor="_Toc47538640" w:history="1">
            <w:r w:rsidR="00D04C15" w:rsidRPr="00723FC9">
              <w:rPr>
                <w:rStyle w:val="Hyperlink"/>
                <w:noProof/>
              </w:rPr>
              <w:t>3.</w:t>
            </w:r>
            <w:r w:rsidR="00D04C15">
              <w:rPr>
                <w:rFonts w:asciiTheme="minorHAnsi" w:eastAsiaTheme="minorEastAsia" w:hAnsiTheme="minorHAnsi" w:cstheme="minorBidi"/>
                <w:b w:val="0"/>
                <w:noProof/>
                <w:lang w:eastAsia="en-US"/>
              </w:rPr>
              <w:tab/>
            </w:r>
            <w:r w:rsidR="00D04C15" w:rsidRPr="00723FC9">
              <w:rPr>
                <w:rStyle w:val="Hyperlink"/>
                <w:noProof/>
              </w:rPr>
              <w:t>Smoke Test approach</w:t>
            </w:r>
            <w:r w:rsidR="00D04C15">
              <w:rPr>
                <w:noProof/>
                <w:webHidden/>
              </w:rPr>
              <w:tab/>
            </w:r>
            <w:r w:rsidR="00D04C15">
              <w:rPr>
                <w:noProof/>
                <w:webHidden/>
              </w:rPr>
              <w:fldChar w:fldCharType="begin"/>
            </w:r>
            <w:r w:rsidR="00D04C15">
              <w:rPr>
                <w:noProof/>
                <w:webHidden/>
              </w:rPr>
              <w:instrText xml:space="preserve"> PAGEREF _Toc47538640 \h </w:instrText>
            </w:r>
            <w:r w:rsidR="00D04C15">
              <w:rPr>
                <w:noProof/>
                <w:webHidden/>
              </w:rPr>
            </w:r>
            <w:r w:rsidR="00D04C15">
              <w:rPr>
                <w:noProof/>
                <w:webHidden/>
              </w:rPr>
              <w:fldChar w:fldCharType="separate"/>
            </w:r>
            <w:r w:rsidR="00D04C15">
              <w:rPr>
                <w:noProof/>
                <w:webHidden/>
              </w:rPr>
              <w:t>8</w:t>
            </w:r>
            <w:r w:rsidR="00D04C15">
              <w:rPr>
                <w:noProof/>
                <w:webHidden/>
              </w:rPr>
              <w:fldChar w:fldCharType="end"/>
            </w:r>
          </w:hyperlink>
        </w:p>
        <w:p w14:paraId="04B3CD8C" w14:textId="56F61079" w:rsidR="00D04C15" w:rsidRDefault="00366CCB">
          <w:pPr>
            <w:pStyle w:val="TOC2"/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47538641" w:history="1">
            <w:r w:rsidR="00D04C15" w:rsidRPr="00723FC9">
              <w:rPr>
                <w:rStyle w:val="Hyperlink"/>
                <w:noProof/>
              </w:rPr>
              <w:t>3.1</w:t>
            </w:r>
            <w:r w:rsidR="00D04C15"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="00D04C15" w:rsidRPr="00723FC9">
              <w:rPr>
                <w:rStyle w:val="Hyperlink"/>
                <w:noProof/>
              </w:rPr>
              <w:t>Test Execution</w:t>
            </w:r>
            <w:r w:rsidR="00D04C15">
              <w:rPr>
                <w:noProof/>
                <w:webHidden/>
              </w:rPr>
              <w:tab/>
            </w:r>
            <w:r w:rsidR="00D04C15">
              <w:rPr>
                <w:noProof/>
                <w:webHidden/>
              </w:rPr>
              <w:fldChar w:fldCharType="begin"/>
            </w:r>
            <w:r w:rsidR="00D04C15">
              <w:rPr>
                <w:noProof/>
                <w:webHidden/>
              </w:rPr>
              <w:instrText xml:space="preserve"> PAGEREF _Toc47538641 \h </w:instrText>
            </w:r>
            <w:r w:rsidR="00D04C15">
              <w:rPr>
                <w:noProof/>
                <w:webHidden/>
              </w:rPr>
            </w:r>
            <w:r w:rsidR="00D04C15">
              <w:rPr>
                <w:noProof/>
                <w:webHidden/>
              </w:rPr>
              <w:fldChar w:fldCharType="separate"/>
            </w:r>
            <w:r w:rsidR="00D04C15">
              <w:rPr>
                <w:noProof/>
                <w:webHidden/>
              </w:rPr>
              <w:t>8</w:t>
            </w:r>
            <w:r w:rsidR="00D04C15">
              <w:rPr>
                <w:noProof/>
                <w:webHidden/>
              </w:rPr>
              <w:fldChar w:fldCharType="end"/>
            </w:r>
          </w:hyperlink>
        </w:p>
        <w:p w14:paraId="00E12158" w14:textId="36EC120B" w:rsidR="00D04C15" w:rsidRDefault="00366CC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lang w:eastAsia="en-US"/>
            </w:rPr>
          </w:pPr>
          <w:hyperlink w:anchor="_Toc47538642" w:history="1">
            <w:r w:rsidR="00D04C15" w:rsidRPr="00723FC9">
              <w:rPr>
                <w:rStyle w:val="Hyperlink"/>
                <w:noProof/>
              </w:rPr>
              <w:t>4.</w:t>
            </w:r>
            <w:r w:rsidR="00D04C15">
              <w:rPr>
                <w:rFonts w:asciiTheme="minorHAnsi" w:eastAsiaTheme="minorEastAsia" w:hAnsiTheme="minorHAnsi" w:cstheme="minorBidi"/>
                <w:b w:val="0"/>
                <w:noProof/>
                <w:lang w:eastAsia="en-US"/>
              </w:rPr>
              <w:tab/>
            </w:r>
            <w:r w:rsidR="00D04C15" w:rsidRPr="00723FC9">
              <w:rPr>
                <w:rStyle w:val="Hyperlink"/>
                <w:noProof/>
              </w:rPr>
              <w:t>Test Setup</w:t>
            </w:r>
            <w:r w:rsidR="00D04C15">
              <w:rPr>
                <w:noProof/>
                <w:webHidden/>
              </w:rPr>
              <w:tab/>
            </w:r>
            <w:r w:rsidR="00D04C15">
              <w:rPr>
                <w:noProof/>
                <w:webHidden/>
              </w:rPr>
              <w:fldChar w:fldCharType="begin"/>
            </w:r>
            <w:r w:rsidR="00D04C15">
              <w:rPr>
                <w:noProof/>
                <w:webHidden/>
              </w:rPr>
              <w:instrText xml:space="preserve"> PAGEREF _Toc47538642 \h </w:instrText>
            </w:r>
            <w:r w:rsidR="00D04C15">
              <w:rPr>
                <w:noProof/>
                <w:webHidden/>
              </w:rPr>
            </w:r>
            <w:r w:rsidR="00D04C15">
              <w:rPr>
                <w:noProof/>
                <w:webHidden/>
              </w:rPr>
              <w:fldChar w:fldCharType="separate"/>
            </w:r>
            <w:r w:rsidR="00D04C15">
              <w:rPr>
                <w:noProof/>
                <w:webHidden/>
              </w:rPr>
              <w:t>9</w:t>
            </w:r>
            <w:r w:rsidR="00D04C15">
              <w:rPr>
                <w:noProof/>
                <w:webHidden/>
              </w:rPr>
              <w:fldChar w:fldCharType="end"/>
            </w:r>
          </w:hyperlink>
        </w:p>
        <w:p w14:paraId="57C8EA42" w14:textId="3012D943" w:rsidR="00D04C15" w:rsidRDefault="00366CCB">
          <w:pPr>
            <w:pStyle w:val="TOC2"/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47538643" w:history="1">
            <w:r w:rsidR="00D04C15" w:rsidRPr="00723FC9">
              <w:rPr>
                <w:rStyle w:val="Hyperlink"/>
                <w:noProof/>
              </w:rPr>
              <w:t>4.1</w:t>
            </w:r>
            <w:r w:rsidR="00D04C15"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="00D04C15" w:rsidRPr="00723FC9">
              <w:rPr>
                <w:rStyle w:val="Hyperlink"/>
                <w:noProof/>
              </w:rPr>
              <w:t>Environment Variables</w:t>
            </w:r>
            <w:r w:rsidR="00D04C15">
              <w:rPr>
                <w:noProof/>
                <w:webHidden/>
              </w:rPr>
              <w:tab/>
            </w:r>
            <w:r w:rsidR="00D04C15">
              <w:rPr>
                <w:noProof/>
                <w:webHidden/>
              </w:rPr>
              <w:fldChar w:fldCharType="begin"/>
            </w:r>
            <w:r w:rsidR="00D04C15">
              <w:rPr>
                <w:noProof/>
                <w:webHidden/>
              </w:rPr>
              <w:instrText xml:space="preserve"> PAGEREF _Toc47538643 \h </w:instrText>
            </w:r>
            <w:r w:rsidR="00D04C15">
              <w:rPr>
                <w:noProof/>
                <w:webHidden/>
              </w:rPr>
            </w:r>
            <w:r w:rsidR="00D04C15">
              <w:rPr>
                <w:noProof/>
                <w:webHidden/>
              </w:rPr>
              <w:fldChar w:fldCharType="separate"/>
            </w:r>
            <w:r w:rsidR="00D04C15">
              <w:rPr>
                <w:noProof/>
                <w:webHidden/>
              </w:rPr>
              <w:t>9</w:t>
            </w:r>
            <w:r w:rsidR="00D04C15">
              <w:rPr>
                <w:noProof/>
                <w:webHidden/>
              </w:rPr>
              <w:fldChar w:fldCharType="end"/>
            </w:r>
          </w:hyperlink>
        </w:p>
        <w:p w14:paraId="51CFD625" w14:textId="7BBA6CEE" w:rsidR="00D04C15" w:rsidRDefault="00366CCB">
          <w:pPr>
            <w:pStyle w:val="TOC2"/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47538644" w:history="1">
            <w:r w:rsidR="00D04C15" w:rsidRPr="00723FC9">
              <w:rPr>
                <w:rStyle w:val="Hyperlink"/>
                <w:noProof/>
              </w:rPr>
              <w:t>4.2</w:t>
            </w:r>
            <w:r w:rsidR="00D04C15"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="00D04C15" w:rsidRPr="00723FC9">
              <w:rPr>
                <w:rStyle w:val="Hyperlink"/>
                <w:noProof/>
              </w:rPr>
              <w:t>Prerequisites</w:t>
            </w:r>
            <w:r w:rsidR="00D04C15">
              <w:rPr>
                <w:noProof/>
                <w:webHidden/>
              </w:rPr>
              <w:tab/>
            </w:r>
            <w:r w:rsidR="00D04C15">
              <w:rPr>
                <w:noProof/>
                <w:webHidden/>
              </w:rPr>
              <w:fldChar w:fldCharType="begin"/>
            </w:r>
            <w:r w:rsidR="00D04C15">
              <w:rPr>
                <w:noProof/>
                <w:webHidden/>
              </w:rPr>
              <w:instrText xml:space="preserve"> PAGEREF _Toc47538644 \h </w:instrText>
            </w:r>
            <w:r w:rsidR="00D04C15">
              <w:rPr>
                <w:noProof/>
                <w:webHidden/>
              </w:rPr>
            </w:r>
            <w:r w:rsidR="00D04C15">
              <w:rPr>
                <w:noProof/>
                <w:webHidden/>
              </w:rPr>
              <w:fldChar w:fldCharType="separate"/>
            </w:r>
            <w:r w:rsidR="00D04C15">
              <w:rPr>
                <w:noProof/>
                <w:webHidden/>
              </w:rPr>
              <w:t>10</w:t>
            </w:r>
            <w:r w:rsidR="00D04C15">
              <w:rPr>
                <w:noProof/>
                <w:webHidden/>
              </w:rPr>
              <w:fldChar w:fldCharType="end"/>
            </w:r>
          </w:hyperlink>
        </w:p>
        <w:p w14:paraId="2D572B86" w14:textId="6289300F" w:rsidR="00D04C15" w:rsidRDefault="00366CC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lang w:eastAsia="en-US"/>
            </w:rPr>
          </w:pPr>
          <w:hyperlink w:anchor="_Toc47538645" w:history="1">
            <w:r w:rsidR="00D04C15" w:rsidRPr="00723FC9">
              <w:rPr>
                <w:rStyle w:val="Hyperlink"/>
                <w:noProof/>
              </w:rPr>
              <w:t>5.</w:t>
            </w:r>
            <w:r w:rsidR="00D04C15">
              <w:rPr>
                <w:rFonts w:asciiTheme="minorHAnsi" w:eastAsiaTheme="minorEastAsia" w:hAnsiTheme="minorHAnsi" w:cstheme="minorBidi"/>
                <w:b w:val="0"/>
                <w:noProof/>
                <w:lang w:eastAsia="en-US"/>
              </w:rPr>
              <w:tab/>
            </w:r>
            <w:r w:rsidR="00D04C15" w:rsidRPr="00723FC9">
              <w:rPr>
                <w:rStyle w:val="Hyperlink"/>
                <w:noProof/>
              </w:rPr>
              <w:t>Test Cases</w:t>
            </w:r>
            <w:r w:rsidR="00D04C15">
              <w:rPr>
                <w:noProof/>
                <w:webHidden/>
              </w:rPr>
              <w:tab/>
            </w:r>
            <w:r w:rsidR="00D04C15">
              <w:rPr>
                <w:noProof/>
                <w:webHidden/>
              </w:rPr>
              <w:fldChar w:fldCharType="begin"/>
            </w:r>
            <w:r w:rsidR="00D04C15">
              <w:rPr>
                <w:noProof/>
                <w:webHidden/>
              </w:rPr>
              <w:instrText xml:space="preserve"> PAGEREF _Toc47538645 \h </w:instrText>
            </w:r>
            <w:r w:rsidR="00D04C15">
              <w:rPr>
                <w:noProof/>
                <w:webHidden/>
              </w:rPr>
            </w:r>
            <w:r w:rsidR="00D04C15">
              <w:rPr>
                <w:noProof/>
                <w:webHidden/>
              </w:rPr>
              <w:fldChar w:fldCharType="separate"/>
            </w:r>
            <w:r w:rsidR="00D04C15">
              <w:rPr>
                <w:noProof/>
                <w:webHidden/>
              </w:rPr>
              <w:t>11</w:t>
            </w:r>
            <w:r w:rsidR="00D04C15">
              <w:rPr>
                <w:noProof/>
                <w:webHidden/>
              </w:rPr>
              <w:fldChar w:fldCharType="end"/>
            </w:r>
          </w:hyperlink>
        </w:p>
        <w:p w14:paraId="042D849B" w14:textId="30CBD1DC" w:rsidR="00D04C15" w:rsidRDefault="00366CCB">
          <w:pPr>
            <w:pStyle w:val="TOC2"/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47538646" w:history="1">
            <w:r w:rsidR="00D04C15" w:rsidRPr="00723FC9">
              <w:rPr>
                <w:rStyle w:val="Hyperlink"/>
                <w:noProof/>
              </w:rPr>
              <w:t>5.1</w:t>
            </w:r>
            <w:r w:rsidR="00D04C15"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="00D04C15" w:rsidRPr="00723FC9">
              <w:rPr>
                <w:rStyle w:val="Hyperlink"/>
                <w:noProof/>
              </w:rPr>
              <w:t>Database Availability</w:t>
            </w:r>
            <w:r w:rsidR="00D04C15">
              <w:rPr>
                <w:noProof/>
                <w:webHidden/>
              </w:rPr>
              <w:tab/>
            </w:r>
            <w:r w:rsidR="00D04C15">
              <w:rPr>
                <w:noProof/>
                <w:webHidden/>
              </w:rPr>
              <w:fldChar w:fldCharType="begin"/>
            </w:r>
            <w:r w:rsidR="00D04C15">
              <w:rPr>
                <w:noProof/>
                <w:webHidden/>
              </w:rPr>
              <w:instrText xml:space="preserve"> PAGEREF _Toc47538646 \h </w:instrText>
            </w:r>
            <w:r w:rsidR="00D04C15">
              <w:rPr>
                <w:noProof/>
                <w:webHidden/>
              </w:rPr>
            </w:r>
            <w:r w:rsidR="00D04C15">
              <w:rPr>
                <w:noProof/>
                <w:webHidden/>
              </w:rPr>
              <w:fldChar w:fldCharType="separate"/>
            </w:r>
            <w:r w:rsidR="00D04C15">
              <w:rPr>
                <w:noProof/>
                <w:webHidden/>
              </w:rPr>
              <w:t>11</w:t>
            </w:r>
            <w:r w:rsidR="00D04C15">
              <w:rPr>
                <w:noProof/>
                <w:webHidden/>
              </w:rPr>
              <w:fldChar w:fldCharType="end"/>
            </w:r>
          </w:hyperlink>
        </w:p>
        <w:p w14:paraId="6144E860" w14:textId="6CB988A0" w:rsidR="00D04C15" w:rsidRDefault="00366CCB">
          <w:pPr>
            <w:pStyle w:val="TOC2"/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47538647" w:history="1">
            <w:r w:rsidR="00D04C15" w:rsidRPr="00723FC9">
              <w:rPr>
                <w:rStyle w:val="Hyperlink"/>
                <w:noProof/>
              </w:rPr>
              <w:t>5.2</w:t>
            </w:r>
            <w:r w:rsidR="00D04C15"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="00D04C15" w:rsidRPr="00723FC9">
              <w:rPr>
                <w:rStyle w:val="Hyperlink"/>
                <w:noProof/>
              </w:rPr>
              <w:t>Global Navigation</w:t>
            </w:r>
            <w:r w:rsidR="00D04C15">
              <w:rPr>
                <w:noProof/>
                <w:webHidden/>
              </w:rPr>
              <w:tab/>
            </w:r>
            <w:r w:rsidR="00D04C15">
              <w:rPr>
                <w:noProof/>
                <w:webHidden/>
              </w:rPr>
              <w:fldChar w:fldCharType="begin"/>
            </w:r>
            <w:r w:rsidR="00D04C15">
              <w:rPr>
                <w:noProof/>
                <w:webHidden/>
              </w:rPr>
              <w:instrText xml:space="preserve"> PAGEREF _Toc47538647 \h </w:instrText>
            </w:r>
            <w:r w:rsidR="00D04C15">
              <w:rPr>
                <w:noProof/>
                <w:webHidden/>
              </w:rPr>
            </w:r>
            <w:r w:rsidR="00D04C15">
              <w:rPr>
                <w:noProof/>
                <w:webHidden/>
              </w:rPr>
              <w:fldChar w:fldCharType="separate"/>
            </w:r>
            <w:r w:rsidR="00D04C15">
              <w:rPr>
                <w:noProof/>
                <w:webHidden/>
              </w:rPr>
              <w:t>12</w:t>
            </w:r>
            <w:r w:rsidR="00D04C15">
              <w:rPr>
                <w:noProof/>
                <w:webHidden/>
              </w:rPr>
              <w:fldChar w:fldCharType="end"/>
            </w:r>
          </w:hyperlink>
        </w:p>
        <w:p w14:paraId="2B93A250" w14:textId="593AE613" w:rsidR="00D04C15" w:rsidRDefault="00366CCB">
          <w:pPr>
            <w:pStyle w:val="TOC2"/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47538648" w:history="1">
            <w:r w:rsidR="00D04C15" w:rsidRPr="00723FC9">
              <w:rPr>
                <w:rStyle w:val="Hyperlink"/>
                <w:noProof/>
              </w:rPr>
              <w:t>5.3</w:t>
            </w:r>
            <w:r w:rsidR="00D04C15"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="00D04C15" w:rsidRPr="00723FC9">
              <w:rPr>
                <w:rStyle w:val="Hyperlink"/>
                <w:noProof/>
              </w:rPr>
              <w:t>Scrambled Kit List</w:t>
            </w:r>
            <w:r w:rsidR="00D04C15">
              <w:rPr>
                <w:noProof/>
                <w:webHidden/>
              </w:rPr>
              <w:tab/>
            </w:r>
            <w:r w:rsidR="00D04C15">
              <w:rPr>
                <w:noProof/>
                <w:webHidden/>
              </w:rPr>
              <w:fldChar w:fldCharType="begin"/>
            </w:r>
            <w:r w:rsidR="00D04C15">
              <w:rPr>
                <w:noProof/>
                <w:webHidden/>
              </w:rPr>
              <w:instrText xml:space="preserve"> PAGEREF _Toc47538648 \h </w:instrText>
            </w:r>
            <w:r w:rsidR="00D04C15">
              <w:rPr>
                <w:noProof/>
                <w:webHidden/>
              </w:rPr>
            </w:r>
            <w:r w:rsidR="00D04C15">
              <w:rPr>
                <w:noProof/>
                <w:webHidden/>
              </w:rPr>
              <w:fldChar w:fldCharType="separate"/>
            </w:r>
            <w:r w:rsidR="00D04C15">
              <w:rPr>
                <w:noProof/>
                <w:webHidden/>
              </w:rPr>
              <w:t>13</w:t>
            </w:r>
            <w:r w:rsidR="00D04C15">
              <w:rPr>
                <w:noProof/>
                <w:webHidden/>
              </w:rPr>
              <w:fldChar w:fldCharType="end"/>
            </w:r>
          </w:hyperlink>
        </w:p>
        <w:p w14:paraId="59C69F11" w14:textId="052EA9CA" w:rsidR="00D04C15" w:rsidRDefault="00366CCB">
          <w:pPr>
            <w:pStyle w:val="TOC2"/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47538649" w:history="1">
            <w:r w:rsidR="00D04C15" w:rsidRPr="00723FC9">
              <w:rPr>
                <w:rStyle w:val="Hyperlink"/>
                <w:noProof/>
              </w:rPr>
              <w:t>5.4</w:t>
            </w:r>
            <w:r w:rsidR="00D04C15"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="00D04C15" w:rsidRPr="00723FC9">
              <w:rPr>
                <w:rStyle w:val="Hyperlink"/>
                <w:noProof/>
              </w:rPr>
              <w:t>Blocked Kit List</w:t>
            </w:r>
            <w:r w:rsidR="00D04C15">
              <w:rPr>
                <w:noProof/>
                <w:webHidden/>
              </w:rPr>
              <w:tab/>
            </w:r>
            <w:r w:rsidR="00D04C15">
              <w:rPr>
                <w:noProof/>
                <w:webHidden/>
              </w:rPr>
              <w:fldChar w:fldCharType="begin"/>
            </w:r>
            <w:r w:rsidR="00D04C15">
              <w:rPr>
                <w:noProof/>
                <w:webHidden/>
              </w:rPr>
              <w:instrText xml:space="preserve"> PAGEREF _Toc47538649 \h </w:instrText>
            </w:r>
            <w:r w:rsidR="00D04C15">
              <w:rPr>
                <w:noProof/>
                <w:webHidden/>
              </w:rPr>
            </w:r>
            <w:r w:rsidR="00D04C15">
              <w:rPr>
                <w:noProof/>
                <w:webHidden/>
              </w:rPr>
              <w:fldChar w:fldCharType="separate"/>
            </w:r>
            <w:r w:rsidR="00D04C15">
              <w:rPr>
                <w:noProof/>
                <w:webHidden/>
              </w:rPr>
              <w:t>20</w:t>
            </w:r>
            <w:r w:rsidR="00D04C15">
              <w:rPr>
                <w:noProof/>
                <w:webHidden/>
              </w:rPr>
              <w:fldChar w:fldCharType="end"/>
            </w:r>
          </w:hyperlink>
        </w:p>
        <w:p w14:paraId="33D13E5F" w14:textId="738553BE" w:rsidR="00D04C15" w:rsidRDefault="00366CCB">
          <w:pPr>
            <w:pStyle w:val="TOC2"/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47538650" w:history="1">
            <w:r w:rsidR="00D04C15" w:rsidRPr="00723FC9">
              <w:rPr>
                <w:rStyle w:val="Hyperlink"/>
                <w:noProof/>
              </w:rPr>
              <w:t>5.5</w:t>
            </w:r>
            <w:r w:rsidR="00D04C15"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="00D04C15" w:rsidRPr="00723FC9">
              <w:rPr>
                <w:rStyle w:val="Hyperlink"/>
                <w:noProof/>
              </w:rPr>
              <w:t>Subject Treatment List</w:t>
            </w:r>
            <w:r w:rsidR="00D04C15">
              <w:rPr>
                <w:noProof/>
                <w:webHidden/>
              </w:rPr>
              <w:tab/>
            </w:r>
            <w:r w:rsidR="00D04C15">
              <w:rPr>
                <w:noProof/>
                <w:webHidden/>
              </w:rPr>
              <w:fldChar w:fldCharType="begin"/>
            </w:r>
            <w:r w:rsidR="00D04C15">
              <w:rPr>
                <w:noProof/>
                <w:webHidden/>
              </w:rPr>
              <w:instrText xml:space="preserve"> PAGEREF _Toc47538650 \h </w:instrText>
            </w:r>
            <w:r w:rsidR="00D04C15">
              <w:rPr>
                <w:noProof/>
                <w:webHidden/>
              </w:rPr>
            </w:r>
            <w:r w:rsidR="00D04C15">
              <w:rPr>
                <w:noProof/>
                <w:webHidden/>
              </w:rPr>
              <w:fldChar w:fldCharType="separate"/>
            </w:r>
            <w:r w:rsidR="00D04C15">
              <w:rPr>
                <w:noProof/>
                <w:webHidden/>
              </w:rPr>
              <w:t>21</w:t>
            </w:r>
            <w:r w:rsidR="00D04C15">
              <w:rPr>
                <w:noProof/>
                <w:webHidden/>
              </w:rPr>
              <w:fldChar w:fldCharType="end"/>
            </w:r>
          </w:hyperlink>
        </w:p>
        <w:p w14:paraId="7D528B44" w14:textId="7B211076" w:rsidR="00D04C15" w:rsidRDefault="00366CCB">
          <w:pPr>
            <w:pStyle w:val="TOC2"/>
            <w:rPr>
              <w:rFonts w:asciiTheme="minorHAnsi" w:eastAsiaTheme="minorEastAsia" w:hAnsiTheme="minorHAnsi" w:cstheme="minorBidi"/>
              <w:noProof/>
              <w:lang w:eastAsia="en-US"/>
            </w:rPr>
          </w:pPr>
          <w:hyperlink w:anchor="_Toc47538651" w:history="1">
            <w:r w:rsidR="00D04C15" w:rsidRPr="00723FC9">
              <w:rPr>
                <w:rStyle w:val="Hyperlink"/>
                <w:noProof/>
              </w:rPr>
              <w:t>5.6</w:t>
            </w:r>
            <w:r w:rsidR="00D04C15">
              <w:rPr>
                <w:rFonts w:asciiTheme="minorHAnsi" w:eastAsiaTheme="minorEastAsia" w:hAnsiTheme="minorHAnsi" w:cstheme="minorBidi"/>
                <w:noProof/>
                <w:lang w:eastAsia="en-US"/>
              </w:rPr>
              <w:tab/>
            </w:r>
            <w:r w:rsidR="00D04C15" w:rsidRPr="00723FC9">
              <w:rPr>
                <w:rStyle w:val="Hyperlink"/>
                <w:noProof/>
              </w:rPr>
              <w:t>Unblind Subject</w:t>
            </w:r>
            <w:r w:rsidR="00D04C15">
              <w:rPr>
                <w:noProof/>
                <w:webHidden/>
              </w:rPr>
              <w:tab/>
            </w:r>
            <w:r w:rsidR="00D04C15">
              <w:rPr>
                <w:noProof/>
                <w:webHidden/>
              </w:rPr>
              <w:fldChar w:fldCharType="begin"/>
            </w:r>
            <w:r w:rsidR="00D04C15">
              <w:rPr>
                <w:noProof/>
                <w:webHidden/>
              </w:rPr>
              <w:instrText xml:space="preserve"> PAGEREF _Toc47538651 \h </w:instrText>
            </w:r>
            <w:r w:rsidR="00D04C15">
              <w:rPr>
                <w:noProof/>
                <w:webHidden/>
              </w:rPr>
            </w:r>
            <w:r w:rsidR="00D04C15">
              <w:rPr>
                <w:noProof/>
                <w:webHidden/>
              </w:rPr>
              <w:fldChar w:fldCharType="separate"/>
            </w:r>
            <w:r w:rsidR="00D04C15">
              <w:rPr>
                <w:noProof/>
                <w:webHidden/>
              </w:rPr>
              <w:t>24</w:t>
            </w:r>
            <w:r w:rsidR="00D04C15">
              <w:rPr>
                <w:noProof/>
                <w:webHidden/>
              </w:rPr>
              <w:fldChar w:fldCharType="end"/>
            </w:r>
          </w:hyperlink>
        </w:p>
        <w:p w14:paraId="62B597DA" w14:textId="312549D4" w:rsidR="00D04C15" w:rsidRDefault="00366CC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lang w:eastAsia="en-US"/>
            </w:rPr>
          </w:pPr>
          <w:hyperlink w:anchor="_Toc47538652" w:history="1">
            <w:r w:rsidR="00D04C15" w:rsidRPr="00723FC9">
              <w:rPr>
                <w:rStyle w:val="Hyperlink"/>
                <w:noProof/>
              </w:rPr>
              <w:t>6.</w:t>
            </w:r>
            <w:r w:rsidR="00D04C15">
              <w:rPr>
                <w:rFonts w:asciiTheme="minorHAnsi" w:eastAsiaTheme="minorEastAsia" w:hAnsiTheme="minorHAnsi" w:cstheme="minorBidi"/>
                <w:b w:val="0"/>
                <w:noProof/>
                <w:lang w:eastAsia="en-US"/>
              </w:rPr>
              <w:tab/>
            </w:r>
            <w:r w:rsidR="00D04C15" w:rsidRPr="00723FC9">
              <w:rPr>
                <w:rStyle w:val="Hyperlink"/>
                <w:noProof/>
              </w:rPr>
              <w:t>Assessment</w:t>
            </w:r>
            <w:r w:rsidR="00D04C15">
              <w:rPr>
                <w:noProof/>
                <w:webHidden/>
              </w:rPr>
              <w:tab/>
            </w:r>
            <w:r w:rsidR="00D04C15">
              <w:rPr>
                <w:noProof/>
                <w:webHidden/>
              </w:rPr>
              <w:fldChar w:fldCharType="begin"/>
            </w:r>
            <w:r w:rsidR="00D04C15">
              <w:rPr>
                <w:noProof/>
                <w:webHidden/>
              </w:rPr>
              <w:instrText xml:space="preserve"> PAGEREF _Toc47538652 \h </w:instrText>
            </w:r>
            <w:r w:rsidR="00D04C15">
              <w:rPr>
                <w:noProof/>
                <w:webHidden/>
              </w:rPr>
            </w:r>
            <w:r w:rsidR="00D04C15">
              <w:rPr>
                <w:noProof/>
                <w:webHidden/>
              </w:rPr>
              <w:fldChar w:fldCharType="separate"/>
            </w:r>
            <w:r w:rsidR="00D04C15">
              <w:rPr>
                <w:noProof/>
                <w:webHidden/>
              </w:rPr>
              <w:t>25</w:t>
            </w:r>
            <w:r w:rsidR="00D04C15">
              <w:rPr>
                <w:noProof/>
                <w:webHidden/>
              </w:rPr>
              <w:fldChar w:fldCharType="end"/>
            </w:r>
          </w:hyperlink>
        </w:p>
        <w:p w14:paraId="6B8F729D" w14:textId="3EE206E6" w:rsidR="00D04C15" w:rsidRDefault="00366CC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lang w:eastAsia="en-US"/>
            </w:rPr>
          </w:pPr>
          <w:hyperlink w:anchor="_Toc47538653" w:history="1">
            <w:r w:rsidR="00D04C15" w:rsidRPr="00723FC9">
              <w:rPr>
                <w:rStyle w:val="Hyperlink"/>
                <w:noProof/>
              </w:rPr>
              <w:t>7.</w:t>
            </w:r>
            <w:r w:rsidR="00D04C15">
              <w:rPr>
                <w:rFonts w:asciiTheme="minorHAnsi" w:eastAsiaTheme="minorEastAsia" w:hAnsiTheme="minorHAnsi" w:cstheme="minorBidi"/>
                <w:b w:val="0"/>
                <w:noProof/>
                <w:lang w:eastAsia="en-US"/>
              </w:rPr>
              <w:tab/>
            </w:r>
            <w:r w:rsidR="00D04C15" w:rsidRPr="00723FC9">
              <w:rPr>
                <w:rStyle w:val="Hyperlink"/>
                <w:noProof/>
              </w:rPr>
              <w:t>Post-Approval</w:t>
            </w:r>
            <w:r w:rsidR="00D04C15">
              <w:rPr>
                <w:noProof/>
                <w:webHidden/>
              </w:rPr>
              <w:tab/>
            </w:r>
            <w:r w:rsidR="00D04C15">
              <w:rPr>
                <w:noProof/>
                <w:webHidden/>
              </w:rPr>
              <w:fldChar w:fldCharType="begin"/>
            </w:r>
            <w:r w:rsidR="00D04C15">
              <w:rPr>
                <w:noProof/>
                <w:webHidden/>
              </w:rPr>
              <w:instrText xml:space="preserve"> PAGEREF _Toc47538653 \h </w:instrText>
            </w:r>
            <w:r w:rsidR="00D04C15">
              <w:rPr>
                <w:noProof/>
                <w:webHidden/>
              </w:rPr>
            </w:r>
            <w:r w:rsidR="00D04C15">
              <w:rPr>
                <w:noProof/>
                <w:webHidden/>
              </w:rPr>
              <w:fldChar w:fldCharType="separate"/>
            </w:r>
            <w:r w:rsidR="00D04C15">
              <w:rPr>
                <w:noProof/>
                <w:webHidden/>
              </w:rPr>
              <w:t>25</w:t>
            </w:r>
            <w:r w:rsidR="00D04C15">
              <w:rPr>
                <w:noProof/>
                <w:webHidden/>
              </w:rPr>
              <w:fldChar w:fldCharType="end"/>
            </w:r>
          </w:hyperlink>
        </w:p>
        <w:p w14:paraId="792CEADE" w14:textId="17750E2F" w:rsidR="00D04C15" w:rsidRDefault="00366CC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lang w:eastAsia="en-US"/>
            </w:rPr>
          </w:pPr>
          <w:hyperlink w:anchor="_Toc47538654" w:history="1">
            <w:r w:rsidR="00D04C15" w:rsidRPr="00723FC9">
              <w:rPr>
                <w:rStyle w:val="Hyperlink"/>
                <w:noProof/>
              </w:rPr>
              <w:t>Appendix A – Variables</w:t>
            </w:r>
            <w:r w:rsidR="00D04C15">
              <w:rPr>
                <w:noProof/>
                <w:webHidden/>
              </w:rPr>
              <w:tab/>
            </w:r>
            <w:r w:rsidR="00D04C15">
              <w:rPr>
                <w:noProof/>
                <w:webHidden/>
              </w:rPr>
              <w:fldChar w:fldCharType="begin"/>
            </w:r>
            <w:r w:rsidR="00D04C15">
              <w:rPr>
                <w:noProof/>
                <w:webHidden/>
              </w:rPr>
              <w:instrText xml:space="preserve"> PAGEREF _Toc47538654 \h </w:instrText>
            </w:r>
            <w:r w:rsidR="00D04C15">
              <w:rPr>
                <w:noProof/>
                <w:webHidden/>
              </w:rPr>
            </w:r>
            <w:r w:rsidR="00D04C15">
              <w:rPr>
                <w:noProof/>
                <w:webHidden/>
              </w:rPr>
              <w:fldChar w:fldCharType="separate"/>
            </w:r>
            <w:r w:rsidR="00D04C15">
              <w:rPr>
                <w:noProof/>
                <w:webHidden/>
              </w:rPr>
              <w:t>26</w:t>
            </w:r>
            <w:r w:rsidR="00D04C15">
              <w:rPr>
                <w:noProof/>
                <w:webHidden/>
              </w:rPr>
              <w:fldChar w:fldCharType="end"/>
            </w:r>
          </w:hyperlink>
        </w:p>
        <w:p w14:paraId="4B3B2DF9" w14:textId="0BA9EC5C" w:rsidR="00D04C15" w:rsidRDefault="00366CC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lang w:eastAsia="en-US"/>
            </w:rPr>
          </w:pPr>
          <w:hyperlink w:anchor="_Toc47538655" w:history="1">
            <w:r w:rsidR="00D04C15" w:rsidRPr="00723FC9">
              <w:rPr>
                <w:rStyle w:val="Hyperlink"/>
                <w:noProof/>
              </w:rPr>
              <w:t>Appendix B – Test Evidence</w:t>
            </w:r>
            <w:r w:rsidR="00D04C15">
              <w:rPr>
                <w:noProof/>
                <w:webHidden/>
              </w:rPr>
              <w:tab/>
            </w:r>
            <w:r w:rsidR="00D04C15">
              <w:rPr>
                <w:noProof/>
                <w:webHidden/>
              </w:rPr>
              <w:fldChar w:fldCharType="begin"/>
            </w:r>
            <w:r w:rsidR="00D04C15">
              <w:rPr>
                <w:noProof/>
                <w:webHidden/>
              </w:rPr>
              <w:instrText xml:space="preserve"> PAGEREF _Toc47538655 \h </w:instrText>
            </w:r>
            <w:r w:rsidR="00D04C15">
              <w:rPr>
                <w:noProof/>
                <w:webHidden/>
              </w:rPr>
            </w:r>
            <w:r w:rsidR="00D04C15">
              <w:rPr>
                <w:noProof/>
                <w:webHidden/>
              </w:rPr>
              <w:fldChar w:fldCharType="separate"/>
            </w:r>
            <w:r w:rsidR="00D04C15">
              <w:rPr>
                <w:noProof/>
                <w:webHidden/>
              </w:rPr>
              <w:t>27</w:t>
            </w:r>
            <w:r w:rsidR="00D04C15">
              <w:rPr>
                <w:noProof/>
                <w:webHidden/>
              </w:rPr>
              <w:fldChar w:fldCharType="end"/>
            </w:r>
          </w:hyperlink>
        </w:p>
        <w:p w14:paraId="385F95E1" w14:textId="5EF33546" w:rsidR="00D04C15" w:rsidRDefault="00366CC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lang w:eastAsia="en-US"/>
            </w:rPr>
          </w:pPr>
          <w:hyperlink w:anchor="_Toc47538656" w:history="1">
            <w:r w:rsidR="00D04C15" w:rsidRPr="00723FC9">
              <w:rPr>
                <w:rStyle w:val="Hyperlink"/>
                <w:noProof/>
              </w:rPr>
              <w:t>Appendix C – Signature Log</w:t>
            </w:r>
            <w:r w:rsidR="00D04C15">
              <w:rPr>
                <w:noProof/>
                <w:webHidden/>
              </w:rPr>
              <w:tab/>
            </w:r>
            <w:r w:rsidR="00D04C15">
              <w:rPr>
                <w:noProof/>
                <w:webHidden/>
              </w:rPr>
              <w:fldChar w:fldCharType="begin"/>
            </w:r>
            <w:r w:rsidR="00D04C15">
              <w:rPr>
                <w:noProof/>
                <w:webHidden/>
              </w:rPr>
              <w:instrText xml:space="preserve"> PAGEREF _Toc47538656 \h </w:instrText>
            </w:r>
            <w:r w:rsidR="00D04C15">
              <w:rPr>
                <w:noProof/>
                <w:webHidden/>
              </w:rPr>
            </w:r>
            <w:r w:rsidR="00D04C15">
              <w:rPr>
                <w:noProof/>
                <w:webHidden/>
              </w:rPr>
              <w:fldChar w:fldCharType="separate"/>
            </w:r>
            <w:r w:rsidR="00D04C15">
              <w:rPr>
                <w:noProof/>
                <w:webHidden/>
              </w:rPr>
              <w:t>29</w:t>
            </w:r>
            <w:r w:rsidR="00D04C15">
              <w:rPr>
                <w:noProof/>
                <w:webHidden/>
              </w:rPr>
              <w:fldChar w:fldCharType="end"/>
            </w:r>
          </w:hyperlink>
        </w:p>
        <w:p w14:paraId="00A3271B" w14:textId="77777777" w:rsidR="00C63D80" w:rsidRDefault="00C63D80">
          <w:r>
            <w:rPr>
              <w:b/>
              <w:bCs/>
              <w:noProof/>
            </w:rPr>
            <w:fldChar w:fldCharType="end"/>
          </w:r>
        </w:p>
        <w:p w14:paraId="0E1FE4D1" w14:textId="77777777" w:rsidR="00C63D80" w:rsidRPr="00D77131" w:rsidRDefault="00366CCB">
          <w:pPr>
            <w:pStyle w:val="TableText9"/>
          </w:pPr>
        </w:p>
      </w:sdtContent>
    </w:sdt>
    <w:p w14:paraId="7899EDA1" w14:textId="77777777" w:rsidR="008C5A95" w:rsidRPr="00D77131" w:rsidRDefault="008C5A95">
      <w:pPr>
        <w:pStyle w:val="TableText9"/>
      </w:pPr>
    </w:p>
    <w:p w14:paraId="443E3EAC" w14:textId="77777777" w:rsidR="00F01689" w:rsidRDefault="00F01689">
      <w:pPr>
        <w:rPr>
          <w:rFonts w:eastAsia="MS Mincho" w:cs="Arial"/>
          <w:b/>
          <w:bCs/>
          <w:sz w:val="32"/>
          <w:szCs w:val="32"/>
          <w:lang w:eastAsia="ja-JP"/>
        </w:rPr>
      </w:pPr>
      <w:r>
        <w:br w:type="page"/>
      </w:r>
    </w:p>
    <w:p w14:paraId="22F73469" w14:textId="77777777" w:rsidR="008C5A95" w:rsidRPr="00D77131" w:rsidRDefault="00EB2F36" w:rsidP="00960375">
      <w:pPr>
        <w:pStyle w:val="Heading1"/>
      </w:pPr>
      <w:bookmarkStart w:id="1" w:name="_Toc465673624"/>
      <w:bookmarkStart w:id="2" w:name="_Toc47538638"/>
      <w:r>
        <w:lastRenderedPageBreak/>
        <w:t>Purpose</w:t>
      </w:r>
      <w:bookmarkEnd w:id="1"/>
      <w:bookmarkEnd w:id="2"/>
    </w:p>
    <w:p w14:paraId="00A27784" w14:textId="77777777" w:rsidR="000E3DEF" w:rsidRDefault="000E3DEF" w:rsidP="000E3DEF">
      <w:pPr>
        <w:pStyle w:val="Text"/>
      </w:pPr>
      <w:r>
        <w:t>The purpose of this Smoke Test is to ensure and verify that the Kit Label Database (KLD) continues to operate as expected after</w:t>
      </w:r>
      <w:r w:rsidR="006B3F44">
        <w:t xml:space="preserve"> implemented system</w:t>
      </w:r>
      <w:r>
        <w:t xml:space="preserve"> changes. If executed in its entirety, key KLD system components </w:t>
      </w:r>
      <w:proofErr w:type="gramStart"/>
      <w:r>
        <w:t>will have been tested</w:t>
      </w:r>
      <w:proofErr w:type="gramEnd"/>
      <w:r>
        <w:t>.</w:t>
      </w:r>
    </w:p>
    <w:p w14:paraId="0165B959" w14:textId="36EE44C8" w:rsidR="00F01689" w:rsidRDefault="000E3DEF" w:rsidP="000E3DEF">
      <w:pPr>
        <w:pStyle w:val="Text"/>
      </w:pPr>
      <w:r>
        <w:t xml:space="preserve">This </w:t>
      </w:r>
      <w:r w:rsidR="00D42C2F">
        <w:t>S</w:t>
      </w:r>
      <w:r>
        <w:t xml:space="preserve">moke </w:t>
      </w:r>
      <w:r w:rsidR="00D42C2F">
        <w:t>T</w:t>
      </w:r>
      <w:r>
        <w:t xml:space="preserve">est </w:t>
      </w:r>
      <w:proofErr w:type="gramStart"/>
      <w:r>
        <w:t>is performed</w:t>
      </w:r>
      <w:proofErr w:type="gramEnd"/>
      <w:r>
        <w:t xml:space="preserve"> per the </w:t>
      </w:r>
      <w:proofErr w:type="spellStart"/>
      <w:r w:rsidR="00FB07DF">
        <w:t>ServiceNow</w:t>
      </w:r>
      <w:proofErr w:type="spellEnd"/>
      <w:r>
        <w:t xml:space="preserve"> Change Request / Disaster recovery exercise / </w:t>
      </w:r>
      <w:r w:rsidR="006A3C47">
        <w:t>other</w:t>
      </w:r>
      <w:r w:rsidR="00D42C2F">
        <w:t xml:space="preserve"> </w:t>
      </w:r>
      <w:r>
        <w:t xml:space="preserve">reference recorded below: </w:t>
      </w:r>
    </w:p>
    <w:p w14:paraId="088D3258" w14:textId="4F3E667E" w:rsidR="00F01689" w:rsidRDefault="00756CAC" w:rsidP="000E3DEF">
      <w:pPr>
        <w:pStyle w:val="Text"/>
      </w:pPr>
      <w:r>
        <w:rPr>
          <w:b/>
        </w:rPr>
        <w:t>Reference</w:t>
      </w:r>
      <w:r w:rsidR="00B070C1">
        <w:rPr>
          <w:b/>
        </w:rPr>
        <w:t xml:space="preserve"> </w:t>
      </w:r>
      <w:r w:rsidR="000E3DEF" w:rsidRPr="00D961B6">
        <w:rPr>
          <w:b/>
        </w:rPr>
        <w:t>#:</w:t>
      </w:r>
      <w:r w:rsidR="000E3DEF">
        <w:t xml:space="preserve"> </w:t>
      </w:r>
      <w:r w:rsidR="0035388E" w:rsidRPr="00C50B10">
        <w:t>CHG0901575</w:t>
      </w:r>
    </w:p>
    <w:p w14:paraId="784DD833" w14:textId="77777777" w:rsidR="00797F45" w:rsidRDefault="00797F45" w:rsidP="000E3DEF">
      <w:pPr>
        <w:pStyle w:val="Text"/>
      </w:pPr>
    </w:p>
    <w:p w14:paraId="2BD11204" w14:textId="77777777" w:rsidR="00DD33C8" w:rsidRDefault="00DD33C8" w:rsidP="00DD33C8">
      <w:pPr>
        <w:pStyle w:val="Heading1"/>
      </w:pPr>
      <w:bookmarkStart w:id="3" w:name="_Toc465673625"/>
      <w:bookmarkStart w:id="4" w:name="_Toc47538639"/>
      <w:r>
        <w:t>Definitions</w:t>
      </w:r>
      <w:bookmarkEnd w:id="3"/>
      <w:bookmarkEnd w:id="4"/>
    </w:p>
    <w:p w14:paraId="0EACF833" w14:textId="5153E964" w:rsidR="00DD33C8" w:rsidRPr="00DD33C8" w:rsidRDefault="00DD33C8" w:rsidP="00DD33C8">
      <w:pPr>
        <w:pStyle w:val="Text"/>
        <w:rPr>
          <w:lang w:eastAsia="ja-JP"/>
        </w:rPr>
      </w:pPr>
      <w:r>
        <w:rPr>
          <w:lang w:eastAsia="ja-JP"/>
        </w:rPr>
        <w:t>The following additional terms and abbrevia</w:t>
      </w:r>
      <w:r w:rsidR="000F55BA">
        <w:rPr>
          <w:lang w:eastAsia="ja-JP"/>
        </w:rPr>
        <w:t>tions used in this document: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90"/>
        <w:gridCol w:w="8239"/>
      </w:tblGrid>
      <w:tr w:rsidR="00142CF6" w:rsidRPr="00142CF6" w14:paraId="2DFC7847" w14:textId="77777777" w:rsidTr="00960375">
        <w:trPr>
          <w:cantSplit/>
          <w:tblHeader/>
        </w:trPr>
        <w:tc>
          <w:tcPr>
            <w:tcW w:w="705" w:type="pct"/>
            <w:shd w:val="clear" w:color="auto" w:fill="D9D9D9" w:themeFill="background1" w:themeFillShade="D9"/>
          </w:tcPr>
          <w:p w14:paraId="1CBA80B7" w14:textId="77777777" w:rsidR="00DD33C8" w:rsidRPr="00142CF6" w:rsidRDefault="00DD33C8" w:rsidP="001A2777">
            <w:pPr>
              <w:pStyle w:val="TableText11"/>
              <w:keepNext/>
              <w:spacing w:line="260" w:lineRule="atLeast"/>
              <w:rPr>
                <w:b/>
                <w:lang w:eastAsia="ja-JP"/>
              </w:rPr>
            </w:pPr>
            <w:r w:rsidRPr="00142CF6">
              <w:rPr>
                <w:b/>
                <w:lang w:eastAsia="ja-JP"/>
              </w:rPr>
              <w:t>Term</w:t>
            </w:r>
          </w:p>
        </w:tc>
        <w:tc>
          <w:tcPr>
            <w:tcW w:w="4295" w:type="pct"/>
            <w:shd w:val="clear" w:color="auto" w:fill="D9D9D9" w:themeFill="background1" w:themeFillShade="D9"/>
          </w:tcPr>
          <w:p w14:paraId="39E8AB32" w14:textId="77777777" w:rsidR="00DD33C8" w:rsidRPr="00142CF6" w:rsidRDefault="00DD33C8" w:rsidP="001A2777">
            <w:pPr>
              <w:pStyle w:val="TableText11"/>
              <w:keepNext/>
              <w:spacing w:line="260" w:lineRule="atLeast"/>
              <w:rPr>
                <w:b/>
                <w:lang w:eastAsia="ja-JP"/>
              </w:rPr>
            </w:pPr>
            <w:r w:rsidRPr="00142CF6">
              <w:rPr>
                <w:b/>
                <w:lang w:eastAsia="ja-JP"/>
              </w:rPr>
              <w:t>Definition</w:t>
            </w:r>
          </w:p>
        </w:tc>
      </w:tr>
      <w:tr w:rsidR="000E3DEF" w14:paraId="52F8AA11" w14:textId="77777777" w:rsidTr="00960375">
        <w:trPr>
          <w:cantSplit/>
        </w:trPr>
        <w:tc>
          <w:tcPr>
            <w:tcW w:w="705" w:type="pct"/>
            <w:shd w:val="clear" w:color="auto" w:fill="auto"/>
          </w:tcPr>
          <w:p w14:paraId="499F10D6" w14:textId="77777777" w:rsidR="000E3DEF" w:rsidRPr="00BB3671" w:rsidRDefault="000E3DEF" w:rsidP="001A2777">
            <w:pPr>
              <w:pStyle w:val="TableText11"/>
              <w:spacing w:line="260" w:lineRule="atLeast"/>
              <w:rPr>
                <w:lang w:eastAsia="ja-JP"/>
              </w:rPr>
            </w:pPr>
            <w:r w:rsidRPr="008E3331">
              <w:rPr>
                <w:rFonts w:cs="Arial"/>
              </w:rPr>
              <w:t>Block</w:t>
            </w:r>
          </w:p>
        </w:tc>
        <w:tc>
          <w:tcPr>
            <w:tcW w:w="4295" w:type="pct"/>
            <w:shd w:val="clear" w:color="auto" w:fill="auto"/>
          </w:tcPr>
          <w:p w14:paraId="7655C1CC" w14:textId="77777777" w:rsidR="000E3DEF" w:rsidRPr="00BB3671" w:rsidRDefault="000E3DEF" w:rsidP="00B80808">
            <w:pPr>
              <w:pStyle w:val="TableText11"/>
              <w:spacing w:line="260" w:lineRule="atLeast"/>
              <w:rPr>
                <w:lang w:eastAsia="ja-JP"/>
              </w:rPr>
            </w:pPr>
            <w:r w:rsidRPr="008E3331">
              <w:rPr>
                <w:rFonts w:cs="Arial"/>
              </w:rPr>
              <w:t xml:space="preserve">Set of Kit IDs/Subject IDs defined to contain a particular quantity of each Kit Type or Treatment Group, within which the IDs </w:t>
            </w:r>
            <w:proofErr w:type="gramStart"/>
            <w:r w:rsidRPr="008E3331">
              <w:rPr>
                <w:rFonts w:cs="Arial"/>
              </w:rPr>
              <w:t>are randomized</w:t>
            </w:r>
            <w:proofErr w:type="gramEnd"/>
            <w:r w:rsidRPr="008E3331">
              <w:rPr>
                <w:rFonts w:cs="Arial"/>
              </w:rPr>
              <w:t xml:space="preserve"> to those Kit Types/Treatment Groups. See also </w:t>
            </w:r>
            <w:r w:rsidRPr="008E3331">
              <w:rPr>
                <w:rFonts w:cs="Arial"/>
                <w:i/>
              </w:rPr>
              <w:t>Permuted Blocks</w:t>
            </w:r>
            <w:r w:rsidRPr="008E3331">
              <w:rPr>
                <w:rFonts w:cs="Arial"/>
              </w:rPr>
              <w:t>.</w:t>
            </w:r>
          </w:p>
        </w:tc>
      </w:tr>
      <w:tr w:rsidR="000E3DEF" w14:paraId="0457A3DD" w14:textId="77777777" w:rsidTr="00960375">
        <w:trPr>
          <w:cantSplit/>
        </w:trPr>
        <w:tc>
          <w:tcPr>
            <w:tcW w:w="705" w:type="pct"/>
            <w:shd w:val="clear" w:color="auto" w:fill="auto"/>
          </w:tcPr>
          <w:p w14:paraId="28A12ADD" w14:textId="77777777" w:rsidR="000E3DEF" w:rsidRPr="00BB3671" w:rsidRDefault="000E3DEF" w:rsidP="001A2777">
            <w:pPr>
              <w:pStyle w:val="TableText11"/>
              <w:spacing w:line="260" w:lineRule="atLeast"/>
              <w:rPr>
                <w:lang w:eastAsia="ja-JP"/>
              </w:rPr>
            </w:pPr>
            <w:r w:rsidRPr="008E3331">
              <w:rPr>
                <w:rFonts w:cs="Arial"/>
              </w:rPr>
              <w:t>Blocked Kit List</w:t>
            </w:r>
          </w:p>
        </w:tc>
        <w:tc>
          <w:tcPr>
            <w:tcW w:w="4295" w:type="pct"/>
            <w:shd w:val="clear" w:color="auto" w:fill="auto"/>
          </w:tcPr>
          <w:p w14:paraId="49F62E36" w14:textId="77777777" w:rsidR="000E3DEF" w:rsidRPr="00BB3671" w:rsidRDefault="000E3DEF" w:rsidP="001A2777">
            <w:pPr>
              <w:pStyle w:val="TableText11"/>
              <w:spacing w:line="260" w:lineRule="atLeast"/>
              <w:rPr>
                <w:lang w:eastAsia="ja-JP"/>
              </w:rPr>
            </w:pPr>
            <w:r w:rsidRPr="008E3331">
              <w:rPr>
                <w:rFonts w:cs="Arial"/>
              </w:rPr>
              <w:t xml:space="preserve">A list of sequential numeric Kit IDs randomly assigned to Kit Types </w:t>
            </w:r>
            <w:proofErr w:type="gramStart"/>
            <w:r w:rsidRPr="008E3331">
              <w:rPr>
                <w:rFonts w:cs="Arial"/>
              </w:rPr>
              <w:t>in blocks with user-defined quantities per block for a single study</w:t>
            </w:r>
            <w:proofErr w:type="gramEnd"/>
            <w:r w:rsidRPr="008E3331">
              <w:rPr>
                <w:rFonts w:cs="Arial"/>
              </w:rPr>
              <w:t xml:space="preserve">. A single study can contain multiple Kit Lists each with a potentially different block configuration. Kit Types </w:t>
            </w:r>
            <w:proofErr w:type="gramStart"/>
            <w:r w:rsidRPr="008E3331">
              <w:rPr>
                <w:rFonts w:cs="Arial"/>
              </w:rPr>
              <w:t>are assigned</w:t>
            </w:r>
            <w:proofErr w:type="gramEnd"/>
            <w:r w:rsidRPr="008E3331">
              <w:rPr>
                <w:rFonts w:cs="Arial"/>
              </w:rPr>
              <w:t xml:space="preserve"> to Kit IDs in a random manner within a block, using permuted blocks, such that the Kit Type cannot be ascertained from the Kit ID.</w:t>
            </w:r>
          </w:p>
        </w:tc>
      </w:tr>
      <w:tr w:rsidR="00DB7343" w14:paraId="76A1483A" w14:textId="77777777" w:rsidTr="00410F0F">
        <w:trPr>
          <w:cantSplit/>
        </w:trPr>
        <w:tc>
          <w:tcPr>
            <w:tcW w:w="705" w:type="pct"/>
            <w:shd w:val="clear" w:color="auto" w:fill="auto"/>
          </w:tcPr>
          <w:p w14:paraId="1C1D3FDD" w14:textId="2689C04C" w:rsidR="00DB7343" w:rsidRPr="008E3331" w:rsidRDefault="00DB7343" w:rsidP="001A2777">
            <w:pPr>
              <w:pStyle w:val="TableText11"/>
              <w:spacing w:line="260" w:lineRule="atLeast"/>
              <w:rPr>
                <w:rFonts w:cs="Arial"/>
              </w:rPr>
            </w:pPr>
            <w:r>
              <w:rPr>
                <w:rFonts w:cs="Arial"/>
              </w:rPr>
              <w:t>DR</w:t>
            </w:r>
          </w:p>
        </w:tc>
        <w:tc>
          <w:tcPr>
            <w:tcW w:w="4295" w:type="pct"/>
            <w:shd w:val="clear" w:color="auto" w:fill="auto"/>
          </w:tcPr>
          <w:p w14:paraId="2927CAF1" w14:textId="5574ADAB" w:rsidR="00DB7343" w:rsidRPr="008E3331" w:rsidRDefault="00DB7343" w:rsidP="001A2777">
            <w:pPr>
              <w:pStyle w:val="TableText11"/>
              <w:spacing w:line="260" w:lineRule="atLeast"/>
              <w:rPr>
                <w:rFonts w:cs="Arial"/>
              </w:rPr>
            </w:pPr>
            <w:r>
              <w:rPr>
                <w:rFonts w:cs="Arial"/>
              </w:rPr>
              <w:t>Disaster Recovery environment</w:t>
            </w:r>
          </w:p>
        </w:tc>
      </w:tr>
      <w:tr w:rsidR="007C3748" w14:paraId="31CB11F2" w14:textId="77777777" w:rsidTr="00410F0F">
        <w:trPr>
          <w:cantSplit/>
        </w:trPr>
        <w:tc>
          <w:tcPr>
            <w:tcW w:w="705" w:type="pct"/>
            <w:shd w:val="clear" w:color="auto" w:fill="auto"/>
          </w:tcPr>
          <w:p w14:paraId="1630A113" w14:textId="68633308" w:rsidR="007C3748" w:rsidRDefault="007C3748" w:rsidP="001A2777">
            <w:pPr>
              <w:pStyle w:val="TableText11"/>
              <w:spacing w:line="260" w:lineRule="atLeast"/>
              <w:rPr>
                <w:rFonts w:cs="Arial"/>
              </w:rPr>
            </w:pPr>
            <w:r>
              <w:rPr>
                <w:rFonts w:cs="Arial"/>
              </w:rPr>
              <w:t>FS</w:t>
            </w:r>
          </w:p>
        </w:tc>
        <w:tc>
          <w:tcPr>
            <w:tcW w:w="4295" w:type="pct"/>
            <w:shd w:val="clear" w:color="auto" w:fill="auto"/>
          </w:tcPr>
          <w:p w14:paraId="62A01178" w14:textId="5E8E1FE4" w:rsidR="007C3748" w:rsidRDefault="007C3748" w:rsidP="001A2777">
            <w:pPr>
              <w:pStyle w:val="TableText11"/>
              <w:spacing w:line="260" w:lineRule="atLeast"/>
              <w:rPr>
                <w:rFonts w:cs="Arial"/>
              </w:rPr>
            </w:pPr>
            <w:r>
              <w:rPr>
                <w:rFonts w:cs="Arial"/>
              </w:rPr>
              <w:t>Functional Specification document</w:t>
            </w:r>
          </w:p>
        </w:tc>
      </w:tr>
      <w:tr w:rsidR="000E3DEF" w14:paraId="49D6DF27" w14:textId="77777777" w:rsidTr="00960375">
        <w:trPr>
          <w:cantSplit/>
        </w:trPr>
        <w:tc>
          <w:tcPr>
            <w:tcW w:w="705" w:type="pct"/>
            <w:shd w:val="clear" w:color="auto" w:fill="auto"/>
          </w:tcPr>
          <w:p w14:paraId="31360B62" w14:textId="77777777" w:rsidR="000E3DEF" w:rsidRPr="00BB3671" w:rsidRDefault="000E3DEF" w:rsidP="001A2777">
            <w:pPr>
              <w:pStyle w:val="TableText11"/>
              <w:spacing w:line="260" w:lineRule="atLeast"/>
              <w:rPr>
                <w:lang w:eastAsia="ja-JP"/>
              </w:rPr>
            </w:pPr>
            <w:r w:rsidRPr="008E3331">
              <w:rPr>
                <w:rFonts w:cs="Arial"/>
              </w:rPr>
              <w:t>Kit</w:t>
            </w:r>
          </w:p>
        </w:tc>
        <w:tc>
          <w:tcPr>
            <w:tcW w:w="4295" w:type="pct"/>
            <w:shd w:val="clear" w:color="auto" w:fill="auto"/>
          </w:tcPr>
          <w:p w14:paraId="015F8DFD" w14:textId="77777777" w:rsidR="000E3DEF" w:rsidRPr="00BB3671" w:rsidRDefault="000E3DEF" w:rsidP="001A2777">
            <w:pPr>
              <w:pStyle w:val="TableText11"/>
              <w:spacing w:line="260" w:lineRule="atLeast"/>
              <w:rPr>
                <w:lang w:eastAsia="ja-JP"/>
              </w:rPr>
            </w:pPr>
            <w:r w:rsidRPr="008E3331">
              <w:rPr>
                <w:rFonts w:cs="Arial"/>
              </w:rPr>
              <w:t>Package containing a single treatment for a single study subject.</w:t>
            </w:r>
          </w:p>
        </w:tc>
      </w:tr>
      <w:tr w:rsidR="000E3DEF" w14:paraId="7A0E3778" w14:textId="77777777" w:rsidTr="00960375">
        <w:trPr>
          <w:cantSplit/>
        </w:trPr>
        <w:tc>
          <w:tcPr>
            <w:tcW w:w="705" w:type="pct"/>
            <w:shd w:val="clear" w:color="auto" w:fill="auto"/>
          </w:tcPr>
          <w:p w14:paraId="533BB682" w14:textId="77777777" w:rsidR="000E3DEF" w:rsidRPr="00BB3671" w:rsidRDefault="000E3DEF" w:rsidP="001A2777">
            <w:pPr>
              <w:pStyle w:val="TableText11"/>
              <w:spacing w:line="260" w:lineRule="atLeast"/>
              <w:rPr>
                <w:lang w:eastAsia="ja-JP"/>
              </w:rPr>
            </w:pPr>
            <w:r w:rsidRPr="008E3331">
              <w:rPr>
                <w:rFonts w:cs="Arial"/>
              </w:rPr>
              <w:t>Kit ID</w:t>
            </w:r>
          </w:p>
        </w:tc>
        <w:tc>
          <w:tcPr>
            <w:tcW w:w="4295" w:type="pct"/>
            <w:shd w:val="clear" w:color="auto" w:fill="auto"/>
          </w:tcPr>
          <w:p w14:paraId="34D56847" w14:textId="77777777" w:rsidR="000E3DEF" w:rsidRPr="00BB3671" w:rsidRDefault="000E3DEF" w:rsidP="001A2777">
            <w:pPr>
              <w:pStyle w:val="TableText11"/>
              <w:spacing w:line="260" w:lineRule="atLeast"/>
              <w:rPr>
                <w:lang w:eastAsia="ja-JP"/>
              </w:rPr>
            </w:pPr>
            <w:r w:rsidRPr="008E3331">
              <w:rPr>
                <w:rFonts w:cs="Arial"/>
              </w:rPr>
              <w:t>Kit identification string (series of alphanumeric characters) used for printing Kit labels</w:t>
            </w:r>
            <w:r w:rsidR="00B80808">
              <w:rPr>
                <w:rFonts w:cs="Arial"/>
              </w:rPr>
              <w:t>.</w:t>
            </w:r>
          </w:p>
        </w:tc>
      </w:tr>
      <w:tr w:rsidR="000E3DEF" w14:paraId="42C6BF1B" w14:textId="77777777" w:rsidTr="00960375">
        <w:trPr>
          <w:cantSplit/>
        </w:trPr>
        <w:tc>
          <w:tcPr>
            <w:tcW w:w="705" w:type="pct"/>
            <w:shd w:val="clear" w:color="auto" w:fill="auto"/>
          </w:tcPr>
          <w:p w14:paraId="0E72E1F8" w14:textId="77777777" w:rsidR="000E3DEF" w:rsidRPr="00BB3671" w:rsidRDefault="000E3DEF" w:rsidP="001A2777">
            <w:pPr>
              <w:pStyle w:val="TableText11"/>
              <w:spacing w:line="260" w:lineRule="atLeast"/>
              <w:rPr>
                <w:lang w:eastAsia="ja-JP"/>
              </w:rPr>
            </w:pPr>
            <w:r w:rsidRPr="008E3331">
              <w:rPr>
                <w:rFonts w:cs="Arial"/>
              </w:rPr>
              <w:t>Kit Type</w:t>
            </w:r>
          </w:p>
        </w:tc>
        <w:tc>
          <w:tcPr>
            <w:tcW w:w="4295" w:type="pct"/>
            <w:shd w:val="clear" w:color="auto" w:fill="auto"/>
          </w:tcPr>
          <w:p w14:paraId="6853A5CE" w14:textId="77777777" w:rsidR="000E3DEF" w:rsidRPr="008E3331" w:rsidRDefault="000E3DEF" w:rsidP="00287FDF">
            <w:pPr>
              <w:rPr>
                <w:rFonts w:cs="Arial"/>
              </w:rPr>
            </w:pPr>
            <w:r w:rsidRPr="008E3331">
              <w:rPr>
                <w:rFonts w:cs="Arial"/>
              </w:rPr>
              <w:t xml:space="preserve">Type of drug treatment contained in a Kit (package); the types of drug (or placebo) administered to subjects in a study. Kit </w:t>
            </w:r>
            <w:proofErr w:type="gramStart"/>
            <w:r w:rsidRPr="008E3331">
              <w:rPr>
                <w:rFonts w:cs="Arial"/>
              </w:rPr>
              <w:t>Types are identified by Kit Code and Kit Description</w:t>
            </w:r>
            <w:proofErr w:type="gramEnd"/>
            <w:r w:rsidRPr="008E3331">
              <w:rPr>
                <w:rFonts w:cs="Arial"/>
              </w:rPr>
              <w:t xml:space="preserve">. Kit Description is the key component for matching with other systems, such as CLARA and </w:t>
            </w:r>
            <w:proofErr w:type="spellStart"/>
            <w:r w:rsidRPr="008E3331">
              <w:rPr>
                <w:rFonts w:cs="Arial"/>
              </w:rPr>
              <w:t>IxRS</w:t>
            </w:r>
            <w:proofErr w:type="spellEnd"/>
            <w:r w:rsidRPr="008E3331">
              <w:rPr>
                <w:rFonts w:cs="Arial"/>
              </w:rPr>
              <w:t xml:space="preserve">. </w:t>
            </w:r>
          </w:p>
          <w:p w14:paraId="6C0CD14F" w14:textId="77777777" w:rsidR="000E3DEF" w:rsidRPr="00BB3671" w:rsidRDefault="000E3DEF" w:rsidP="001A2777">
            <w:pPr>
              <w:pStyle w:val="TableText11"/>
              <w:spacing w:line="260" w:lineRule="atLeast"/>
              <w:rPr>
                <w:lang w:eastAsia="ja-JP"/>
              </w:rPr>
            </w:pPr>
            <w:r w:rsidRPr="008E3331">
              <w:rPr>
                <w:rFonts w:cs="Arial"/>
              </w:rPr>
              <w:t xml:space="preserve">Note: Kit Types are often in a 1-to-1 correspondence with Treatment Groups, but not always. </w:t>
            </w:r>
          </w:p>
        </w:tc>
      </w:tr>
      <w:tr w:rsidR="000E3DEF" w14:paraId="53B2E406" w14:textId="77777777" w:rsidTr="00960375">
        <w:trPr>
          <w:cantSplit/>
        </w:trPr>
        <w:tc>
          <w:tcPr>
            <w:tcW w:w="705" w:type="pct"/>
            <w:shd w:val="clear" w:color="auto" w:fill="auto"/>
          </w:tcPr>
          <w:p w14:paraId="5D9E4EF1" w14:textId="77777777" w:rsidR="000E3DEF" w:rsidRPr="00BB3671" w:rsidRDefault="000E3DEF" w:rsidP="001A2777">
            <w:pPr>
              <w:pStyle w:val="TableText11"/>
              <w:spacing w:line="260" w:lineRule="atLeast"/>
              <w:rPr>
                <w:lang w:eastAsia="ja-JP"/>
              </w:rPr>
            </w:pPr>
            <w:r w:rsidRPr="008E3331">
              <w:rPr>
                <w:rFonts w:cs="Arial"/>
              </w:rPr>
              <w:t>List</w:t>
            </w:r>
          </w:p>
        </w:tc>
        <w:tc>
          <w:tcPr>
            <w:tcW w:w="4295" w:type="pct"/>
            <w:shd w:val="clear" w:color="auto" w:fill="auto"/>
          </w:tcPr>
          <w:p w14:paraId="1D474F1E" w14:textId="77777777" w:rsidR="000E3DEF" w:rsidRPr="00BB3671" w:rsidRDefault="000E3DEF" w:rsidP="001A2777">
            <w:pPr>
              <w:pStyle w:val="TableText11"/>
              <w:spacing w:line="260" w:lineRule="atLeast"/>
              <w:rPr>
                <w:lang w:eastAsia="ja-JP"/>
              </w:rPr>
            </w:pPr>
            <w:r w:rsidRPr="008E3331">
              <w:rPr>
                <w:rFonts w:cs="Arial"/>
              </w:rPr>
              <w:t>Set of Kit IDs or Subject IDs with their associated randomized Kit Types for a protocol number</w:t>
            </w:r>
            <w:r w:rsidR="00B80808">
              <w:rPr>
                <w:rFonts w:cs="Arial"/>
              </w:rPr>
              <w:t>.</w:t>
            </w:r>
          </w:p>
        </w:tc>
      </w:tr>
      <w:tr w:rsidR="00DB7343" w14:paraId="077C5B1B" w14:textId="77777777" w:rsidTr="00410F0F">
        <w:trPr>
          <w:cantSplit/>
        </w:trPr>
        <w:tc>
          <w:tcPr>
            <w:tcW w:w="705" w:type="pct"/>
            <w:shd w:val="clear" w:color="auto" w:fill="auto"/>
          </w:tcPr>
          <w:p w14:paraId="165F37C0" w14:textId="18863BAE" w:rsidR="00DB7343" w:rsidRPr="008E3331" w:rsidRDefault="00DB7343" w:rsidP="001A2777">
            <w:pPr>
              <w:pStyle w:val="TableText11"/>
              <w:spacing w:line="260" w:lineRule="atLeast"/>
              <w:rPr>
                <w:rFonts w:cs="Arial"/>
              </w:rPr>
            </w:pPr>
            <w:r>
              <w:rPr>
                <w:rFonts w:cs="Arial"/>
              </w:rPr>
              <w:t>PROD</w:t>
            </w:r>
          </w:p>
        </w:tc>
        <w:tc>
          <w:tcPr>
            <w:tcW w:w="4295" w:type="pct"/>
            <w:shd w:val="clear" w:color="auto" w:fill="auto"/>
          </w:tcPr>
          <w:p w14:paraId="5DEA7AF8" w14:textId="22346E55" w:rsidR="00DB7343" w:rsidRPr="008E3331" w:rsidRDefault="00DB7343" w:rsidP="001A2777">
            <w:pPr>
              <w:pStyle w:val="TableText11"/>
              <w:spacing w:line="260" w:lineRule="atLeast"/>
              <w:rPr>
                <w:rFonts w:cs="Arial"/>
              </w:rPr>
            </w:pPr>
            <w:r>
              <w:rPr>
                <w:rFonts w:cs="Arial"/>
              </w:rPr>
              <w:t>Production environment</w:t>
            </w:r>
          </w:p>
        </w:tc>
      </w:tr>
      <w:tr w:rsidR="00DB7343" w14:paraId="40888142" w14:textId="77777777" w:rsidTr="00410F0F">
        <w:trPr>
          <w:cantSplit/>
        </w:trPr>
        <w:tc>
          <w:tcPr>
            <w:tcW w:w="705" w:type="pct"/>
            <w:shd w:val="clear" w:color="auto" w:fill="auto"/>
          </w:tcPr>
          <w:p w14:paraId="7CF87D45" w14:textId="369DB3E1" w:rsidR="00DB7343" w:rsidRDefault="00DB7343" w:rsidP="001A2777">
            <w:pPr>
              <w:pStyle w:val="TableText11"/>
              <w:spacing w:line="260" w:lineRule="atLeast"/>
              <w:rPr>
                <w:rFonts w:cs="Arial"/>
              </w:rPr>
            </w:pPr>
            <w:r>
              <w:rPr>
                <w:rFonts w:cs="Arial"/>
              </w:rPr>
              <w:t>QA</w:t>
            </w:r>
          </w:p>
        </w:tc>
        <w:tc>
          <w:tcPr>
            <w:tcW w:w="4295" w:type="pct"/>
            <w:shd w:val="clear" w:color="auto" w:fill="auto"/>
          </w:tcPr>
          <w:p w14:paraId="63EAC4B0" w14:textId="21058D99" w:rsidR="00DB7343" w:rsidRDefault="00DB7343" w:rsidP="001A2777">
            <w:pPr>
              <w:pStyle w:val="TableText11"/>
              <w:spacing w:line="260" w:lineRule="atLeast"/>
              <w:rPr>
                <w:rFonts w:cs="Arial"/>
              </w:rPr>
            </w:pPr>
            <w:r>
              <w:rPr>
                <w:rFonts w:cs="Arial"/>
              </w:rPr>
              <w:t>Test environment</w:t>
            </w:r>
          </w:p>
        </w:tc>
      </w:tr>
      <w:tr w:rsidR="000E3DEF" w14:paraId="0EA112D4" w14:textId="77777777" w:rsidTr="00960375">
        <w:trPr>
          <w:cantSplit/>
        </w:trPr>
        <w:tc>
          <w:tcPr>
            <w:tcW w:w="705" w:type="pct"/>
            <w:shd w:val="clear" w:color="auto" w:fill="auto"/>
          </w:tcPr>
          <w:p w14:paraId="10E2A7E1" w14:textId="77777777" w:rsidR="000E3DEF" w:rsidRPr="00BB3671" w:rsidRDefault="000E3DEF" w:rsidP="001A2777">
            <w:pPr>
              <w:pStyle w:val="TableText11"/>
              <w:spacing w:line="260" w:lineRule="atLeast"/>
              <w:rPr>
                <w:lang w:eastAsia="ja-JP"/>
              </w:rPr>
            </w:pPr>
            <w:r w:rsidRPr="008E3331">
              <w:rPr>
                <w:rFonts w:cs="Arial"/>
              </w:rPr>
              <w:t>Scrambled Kit List</w:t>
            </w:r>
          </w:p>
        </w:tc>
        <w:tc>
          <w:tcPr>
            <w:tcW w:w="4295" w:type="pct"/>
            <w:shd w:val="clear" w:color="auto" w:fill="auto"/>
          </w:tcPr>
          <w:p w14:paraId="624F1337" w14:textId="77777777" w:rsidR="000E3DEF" w:rsidRPr="00BB3671" w:rsidRDefault="000E3DEF" w:rsidP="001A2777">
            <w:pPr>
              <w:pStyle w:val="TableText11"/>
              <w:spacing w:line="260" w:lineRule="atLeast"/>
              <w:rPr>
                <w:lang w:eastAsia="ja-JP"/>
              </w:rPr>
            </w:pPr>
            <w:r w:rsidRPr="008E3331">
              <w:rPr>
                <w:rFonts w:cs="Arial"/>
              </w:rPr>
              <w:t xml:space="preserve">A list of randomly generated Kit IDs and their associated Kit Code and Kit Description generated for a single study.  Kit Codes and Kit Descriptions </w:t>
            </w:r>
            <w:proofErr w:type="gramStart"/>
            <w:r w:rsidRPr="008E3331">
              <w:rPr>
                <w:rFonts w:cs="Arial"/>
              </w:rPr>
              <w:t>are assigned</w:t>
            </w:r>
            <w:proofErr w:type="gramEnd"/>
            <w:r w:rsidRPr="008E3331">
              <w:rPr>
                <w:rFonts w:cs="Arial"/>
              </w:rPr>
              <w:t xml:space="preserve"> to Kit IDs in a random manner such that the Kit Type cannot be ascertained from the Kit ID.</w:t>
            </w:r>
          </w:p>
        </w:tc>
      </w:tr>
      <w:tr w:rsidR="00D42C2F" w14:paraId="3613EBD7" w14:textId="77777777" w:rsidTr="00960375">
        <w:trPr>
          <w:cantSplit/>
        </w:trPr>
        <w:tc>
          <w:tcPr>
            <w:tcW w:w="705" w:type="pct"/>
            <w:shd w:val="clear" w:color="auto" w:fill="auto"/>
          </w:tcPr>
          <w:p w14:paraId="545C0D6E" w14:textId="77777777" w:rsidR="00D42C2F" w:rsidRPr="008E3331" w:rsidRDefault="00D42C2F" w:rsidP="001A2777">
            <w:pPr>
              <w:pStyle w:val="TableText11"/>
              <w:spacing w:line="260" w:lineRule="atLeast"/>
              <w:rPr>
                <w:rFonts w:cs="Arial"/>
              </w:rPr>
            </w:pPr>
            <w:proofErr w:type="spellStart"/>
            <w:r>
              <w:rPr>
                <w:rFonts w:cs="Arial"/>
              </w:rPr>
              <w:lastRenderedPageBreak/>
              <w:t>ServiceNow</w:t>
            </w:r>
            <w:proofErr w:type="spellEnd"/>
          </w:p>
        </w:tc>
        <w:tc>
          <w:tcPr>
            <w:tcW w:w="4295" w:type="pct"/>
            <w:shd w:val="clear" w:color="auto" w:fill="auto"/>
          </w:tcPr>
          <w:p w14:paraId="6A7C1A90" w14:textId="77777777" w:rsidR="00D42C2F" w:rsidRPr="008E3331" w:rsidRDefault="008822BC" w:rsidP="001A2777">
            <w:pPr>
              <w:pStyle w:val="TableText11"/>
              <w:spacing w:line="260" w:lineRule="atLeast"/>
              <w:rPr>
                <w:rFonts w:cs="Arial"/>
              </w:rPr>
            </w:pPr>
            <w:r>
              <w:rPr>
                <w:rFonts w:cs="Arial"/>
              </w:rPr>
              <w:t>A</w:t>
            </w:r>
            <w:r w:rsidRPr="008822BC">
              <w:rPr>
                <w:rFonts w:cs="Arial"/>
              </w:rPr>
              <w:t xml:space="preserve"> cloud-based solution that offers usability based on simplicity combined with an intuitive and engaging user experience. </w:t>
            </w:r>
            <w:proofErr w:type="spellStart"/>
            <w:r w:rsidRPr="008822BC">
              <w:rPr>
                <w:rFonts w:cs="Arial"/>
              </w:rPr>
              <w:t>ServiceNow</w:t>
            </w:r>
            <w:proofErr w:type="spellEnd"/>
            <w:r w:rsidRPr="008822BC">
              <w:rPr>
                <w:rFonts w:cs="Arial"/>
              </w:rPr>
              <w:t xml:space="preserve"> enables consistent and scalable IT processes throughout Group Informatics, while at the same time transitioning us to leaner and more efficient process management and execution.</w:t>
            </w:r>
          </w:p>
        </w:tc>
      </w:tr>
      <w:tr w:rsidR="000E3DEF" w14:paraId="0254F3FF" w14:textId="77777777" w:rsidTr="00960375">
        <w:trPr>
          <w:cantSplit/>
        </w:trPr>
        <w:tc>
          <w:tcPr>
            <w:tcW w:w="705" w:type="pct"/>
            <w:shd w:val="clear" w:color="auto" w:fill="auto"/>
          </w:tcPr>
          <w:p w14:paraId="354B75AA" w14:textId="77777777" w:rsidR="000E3DEF" w:rsidRPr="00BB3671" w:rsidRDefault="000E3DEF" w:rsidP="001A2777">
            <w:pPr>
              <w:pStyle w:val="TableText11"/>
              <w:spacing w:line="260" w:lineRule="atLeast"/>
              <w:rPr>
                <w:lang w:eastAsia="ja-JP"/>
              </w:rPr>
            </w:pPr>
            <w:r w:rsidRPr="008E3331">
              <w:rPr>
                <w:rFonts w:cs="Arial"/>
              </w:rPr>
              <w:t>Subject Treatment List</w:t>
            </w:r>
          </w:p>
        </w:tc>
        <w:tc>
          <w:tcPr>
            <w:tcW w:w="4295" w:type="pct"/>
            <w:shd w:val="clear" w:color="auto" w:fill="auto"/>
          </w:tcPr>
          <w:p w14:paraId="2AEDDD71" w14:textId="77777777" w:rsidR="000E3DEF" w:rsidRPr="00BB3671" w:rsidRDefault="000E3DEF" w:rsidP="001A2777">
            <w:pPr>
              <w:pStyle w:val="TableText11"/>
              <w:spacing w:line="260" w:lineRule="atLeast"/>
              <w:rPr>
                <w:lang w:eastAsia="ja-JP"/>
              </w:rPr>
            </w:pPr>
            <w:r w:rsidRPr="008E3331">
              <w:rPr>
                <w:rFonts w:cs="Arial"/>
              </w:rPr>
              <w:t xml:space="preserve">A complete list of Subject IDs and their assigned Treatment Groups generated in user-defined blocks for a single study. A single study </w:t>
            </w:r>
            <w:proofErr w:type="gramStart"/>
            <w:r w:rsidRPr="008E3331">
              <w:rPr>
                <w:rFonts w:cs="Arial"/>
              </w:rPr>
              <w:t>can be divided</w:t>
            </w:r>
            <w:proofErr w:type="gramEnd"/>
            <w:r w:rsidRPr="008E3331">
              <w:rPr>
                <w:rFonts w:cs="Arial"/>
              </w:rPr>
              <w:t xml:space="preserve"> into multiple Sub</w:t>
            </w:r>
            <w:r w:rsidR="00D42C2F">
              <w:rPr>
                <w:rFonts w:cs="Arial"/>
              </w:rPr>
              <w:t>-</w:t>
            </w:r>
            <w:r w:rsidRPr="008E3331">
              <w:rPr>
                <w:rFonts w:cs="Arial"/>
              </w:rPr>
              <w:t>studies, each with their own sub-list.  A Sub</w:t>
            </w:r>
            <w:r w:rsidR="00D42C2F">
              <w:rPr>
                <w:rFonts w:cs="Arial"/>
              </w:rPr>
              <w:t>-</w:t>
            </w:r>
            <w:r w:rsidRPr="008E3331">
              <w:rPr>
                <w:rFonts w:cs="Arial"/>
              </w:rPr>
              <w:t xml:space="preserve">study can contain multiple Cohorts (i.e. multiple lists of Subject IDs) each with a potentially different block configuration. Treatment Groups </w:t>
            </w:r>
            <w:proofErr w:type="gramStart"/>
            <w:r w:rsidRPr="008E3331">
              <w:rPr>
                <w:rFonts w:cs="Arial"/>
              </w:rPr>
              <w:t>are assigned</w:t>
            </w:r>
            <w:proofErr w:type="gramEnd"/>
            <w:r w:rsidRPr="008E3331">
              <w:rPr>
                <w:rFonts w:cs="Arial"/>
              </w:rPr>
              <w:t xml:space="preserve"> to Subject IDs in a random manner within each block, using permuted blocks, such that the Treatment Group cannot be ascertained from the Subject ID. The lists </w:t>
            </w:r>
            <w:proofErr w:type="gramStart"/>
            <w:r w:rsidRPr="008E3331">
              <w:rPr>
                <w:rFonts w:cs="Arial"/>
              </w:rPr>
              <w:t>are distributed</w:t>
            </w:r>
            <w:proofErr w:type="gramEnd"/>
            <w:r w:rsidRPr="008E3331">
              <w:rPr>
                <w:rFonts w:cs="Arial"/>
              </w:rPr>
              <w:t xml:space="preserve"> to study sites for administering treatment to subjects enrolled in the study.</w:t>
            </w:r>
          </w:p>
        </w:tc>
      </w:tr>
      <w:tr w:rsidR="000E3DEF" w14:paraId="22CBCB28" w14:textId="77777777" w:rsidTr="00960375">
        <w:trPr>
          <w:cantSplit/>
        </w:trPr>
        <w:tc>
          <w:tcPr>
            <w:tcW w:w="705" w:type="pct"/>
            <w:shd w:val="clear" w:color="auto" w:fill="auto"/>
          </w:tcPr>
          <w:p w14:paraId="10213D1B" w14:textId="77777777" w:rsidR="000E3DEF" w:rsidRPr="00BB3671" w:rsidRDefault="000E3DEF" w:rsidP="001A2777">
            <w:pPr>
              <w:pStyle w:val="TableText11"/>
              <w:spacing w:line="260" w:lineRule="atLeast"/>
              <w:rPr>
                <w:lang w:eastAsia="ja-JP"/>
              </w:rPr>
            </w:pPr>
            <w:proofErr w:type="spellStart"/>
            <w:r w:rsidRPr="008E3331">
              <w:rPr>
                <w:rFonts w:cs="Arial"/>
              </w:rPr>
              <w:t>Unblind</w:t>
            </w:r>
            <w:proofErr w:type="spellEnd"/>
          </w:p>
        </w:tc>
        <w:tc>
          <w:tcPr>
            <w:tcW w:w="4295" w:type="pct"/>
            <w:shd w:val="clear" w:color="auto" w:fill="auto"/>
          </w:tcPr>
          <w:p w14:paraId="6631E284" w14:textId="77777777" w:rsidR="000E3DEF" w:rsidRPr="00BB3671" w:rsidRDefault="000E3DEF" w:rsidP="001A2777">
            <w:pPr>
              <w:pStyle w:val="TableText11"/>
              <w:spacing w:line="260" w:lineRule="atLeast"/>
              <w:rPr>
                <w:lang w:eastAsia="ja-JP"/>
              </w:rPr>
            </w:pPr>
            <w:r w:rsidRPr="008E3331">
              <w:rPr>
                <w:rFonts w:cs="Arial"/>
              </w:rPr>
              <w:t>Determine a Subject’s Treatment Group by revealing the Kit Type associated with a particular Kit or Subject ID, in the case of the Scrambled Kit List, Blocked Kit List or Subject Treatment List, respectively.</w:t>
            </w:r>
          </w:p>
        </w:tc>
      </w:tr>
      <w:tr w:rsidR="000E3DEF" w14:paraId="1F4BB849" w14:textId="77777777" w:rsidTr="00960375">
        <w:trPr>
          <w:cantSplit/>
        </w:trPr>
        <w:tc>
          <w:tcPr>
            <w:tcW w:w="705" w:type="pct"/>
            <w:shd w:val="clear" w:color="auto" w:fill="auto"/>
          </w:tcPr>
          <w:p w14:paraId="7F3D71E7" w14:textId="77777777" w:rsidR="000E3DEF" w:rsidRPr="00BB3671" w:rsidRDefault="000E3DEF" w:rsidP="001A2777">
            <w:pPr>
              <w:pStyle w:val="TableText11"/>
              <w:spacing w:line="260" w:lineRule="atLeast"/>
              <w:rPr>
                <w:lang w:eastAsia="ja-JP"/>
              </w:rPr>
            </w:pPr>
            <w:proofErr w:type="spellStart"/>
            <w:r w:rsidRPr="008E3331">
              <w:rPr>
                <w:rFonts w:cs="Arial"/>
              </w:rPr>
              <w:t>Valicert</w:t>
            </w:r>
            <w:proofErr w:type="spellEnd"/>
          </w:p>
        </w:tc>
        <w:tc>
          <w:tcPr>
            <w:tcW w:w="4295" w:type="pct"/>
            <w:shd w:val="clear" w:color="auto" w:fill="auto"/>
          </w:tcPr>
          <w:p w14:paraId="7347A9D8" w14:textId="77777777" w:rsidR="000E3DEF" w:rsidRPr="00BB3671" w:rsidRDefault="000E3DEF" w:rsidP="001A2777">
            <w:pPr>
              <w:pStyle w:val="TableText11"/>
              <w:spacing w:line="260" w:lineRule="atLeast"/>
              <w:rPr>
                <w:lang w:eastAsia="ja-JP"/>
              </w:rPr>
            </w:pPr>
            <w:r w:rsidRPr="008E3331">
              <w:rPr>
                <w:rFonts w:cs="Arial"/>
              </w:rPr>
              <w:t>A Roche server that uses SFTP to transfer file to/from Roche/Genentech</w:t>
            </w:r>
            <w:r w:rsidR="004C25AB">
              <w:rPr>
                <w:rFonts w:cs="Arial"/>
              </w:rPr>
              <w:t>.</w:t>
            </w:r>
          </w:p>
        </w:tc>
      </w:tr>
      <w:tr w:rsidR="000E3DEF" w14:paraId="73413907" w14:textId="77777777" w:rsidTr="00960375">
        <w:trPr>
          <w:cantSplit/>
        </w:trPr>
        <w:tc>
          <w:tcPr>
            <w:tcW w:w="705" w:type="pct"/>
            <w:shd w:val="clear" w:color="auto" w:fill="auto"/>
          </w:tcPr>
          <w:p w14:paraId="36E982E4" w14:textId="77777777" w:rsidR="000E3DEF" w:rsidRPr="00BB3671" w:rsidRDefault="000E3DEF" w:rsidP="001A2777">
            <w:pPr>
              <w:pStyle w:val="TableText11"/>
              <w:spacing w:line="260" w:lineRule="atLeast"/>
              <w:rPr>
                <w:lang w:eastAsia="ja-JP"/>
              </w:rPr>
            </w:pPr>
            <w:r w:rsidRPr="008E3331">
              <w:rPr>
                <w:rFonts w:cs="Arial"/>
              </w:rPr>
              <w:t>Verification</w:t>
            </w:r>
          </w:p>
        </w:tc>
        <w:tc>
          <w:tcPr>
            <w:tcW w:w="4295" w:type="pct"/>
            <w:shd w:val="clear" w:color="auto" w:fill="auto"/>
          </w:tcPr>
          <w:p w14:paraId="374F2B69" w14:textId="77777777" w:rsidR="000E3DEF" w:rsidRPr="00BB3671" w:rsidRDefault="000E3DEF" w:rsidP="001A2777">
            <w:pPr>
              <w:pStyle w:val="TableText11"/>
              <w:spacing w:line="260" w:lineRule="atLeast"/>
              <w:rPr>
                <w:lang w:eastAsia="ja-JP"/>
              </w:rPr>
            </w:pPr>
            <w:r w:rsidRPr="008E3331">
              <w:rPr>
                <w:rFonts w:cs="Arial"/>
              </w:rPr>
              <w:t xml:space="preserve">A KLD process by which CMO and IVRS Kit Types are matched against the database records. A Protocol </w:t>
            </w:r>
            <w:proofErr w:type="gramStart"/>
            <w:r w:rsidRPr="008E3331">
              <w:rPr>
                <w:rFonts w:cs="Arial"/>
              </w:rPr>
              <w:t>is assigned</w:t>
            </w:r>
            <w:proofErr w:type="gramEnd"/>
            <w:r w:rsidRPr="008E3331">
              <w:rPr>
                <w:rFonts w:cs="Arial"/>
              </w:rPr>
              <w:t xml:space="preserve"> a ‘Verified’ status when all of its mapped or unmapped Kit Types have been successfully matched. </w:t>
            </w:r>
          </w:p>
        </w:tc>
      </w:tr>
    </w:tbl>
    <w:p w14:paraId="2F0388D5" w14:textId="77777777" w:rsidR="00CF2FEC" w:rsidRPr="00CF2FEC" w:rsidRDefault="00CF2FEC" w:rsidP="00CF2FEC">
      <w:pPr>
        <w:pStyle w:val="Heading1"/>
      </w:pPr>
      <w:bookmarkStart w:id="5" w:name="_Toc465673626"/>
      <w:bookmarkStart w:id="6" w:name="_Toc47538640"/>
      <w:r>
        <w:t>Smoke T</w:t>
      </w:r>
      <w:r w:rsidRPr="00CF2FEC">
        <w:t>est approach</w:t>
      </w:r>
      <w:bookmarkEnd w:id="5"/>
      <w:bookmarkEnd w:id="6"/>
    </w:p>
    <w:p w14:paraId="35A50F79" w14:textId="48505F5D" w:rsidR="00CF2FEC" w:rsidRPr="00ED0972" w:rsidRDefault="00CF2FEC" w:rsidP="00CF2FEC">
      <w:pPr>
        <w:pStyle w:val="Text"/>
        <w:rPr>
          <w:lang w:eastAsia="de-DE"/>
        </w:rPr>
      </w:pPr>
      <w:r w:rsidRPr="00ED0972">
        <w:rPr>
          <w:lang w:eastAsia="ja-JP"/>
        </w:rPr>
        <w:t>Th</w:t>
      </w:r>
      <w:r w:rsidR="008822BC">
        <w:rPr>
          <w:lang w:eastAsia="ja-JP"/>
        </w:rPr>
        <w:t>is</w:t>
      </w:r>
      <w:r w:rsidRPr="00ED0972">
        <w:rPr>
          <w:lang w:eastAsia="ja-JP"/>
        </w:rPr>
        <w:t xml:space="preserve"> </w:t>
      </w:r>
      <w:r w:rsidR="001B633C">
        <w:rPr>
          <w:lang w:eastAsia="ja-JP"/>
        </w:rPr>
        <w:t>S</w:t>
      </w:r>
      <w:r w:rsidRPr="00ED0972">
        <w:rPr>
          <w:lang w:eastAsia="ja-JP"/>
        </w:rPr>
        <w:t xml:space="preserve">moke </w:t>
      </w:r>
      <w:r w:rsidR="001B633C">
        <w:rPr>
          <w:lang w:eastAsia="ja-JP"/>
        </w:rPr>
        <w:t>T</w:t>
      </w:r>
      <w:r w:rsidRPr="00ED0972">
        <w:rPr>
          <w:lang w:eastAsia="ja-JP"/>
        </w:rPr>
        <w:t>est</w:t>
      </w:r>
      <w:r w:rsidR="000F6225">
        <w:rPr>
          <w:lang w:eastAsia="ja-JP"/>
        </w:rPr>
        <w:t xml:space="preserve"> aim</w:t>
      </w:r>
      <w:r w:rsidR="008822BC">
        <w:rPr>
          <w:lang w:eastAsia="ja-JP"/>
        </w:rPr>
        <w:t>s</w:t>
      </w:r>
      <w:r w:rsidR="000F6225">
        <w:rPr>
          <w:lang w:eastAsia="ja-JP"/>
        </w:rPr>
        <w:t xml:space="preserve"> to test the KLD modules.</w:t>
      </w:r>
      <w:r w:rsidR="001A520B">
        <w:rPr>
          <w:lang w:eastAsia="ja-JP"/>
        </w:rPr>
        <w:t xml:space="preserve"> </w:t>
      </w:r>
      <w:r w:rsidRPr="00ED0972">
        <w:rPr>
          <w:lang w:eastAsia="ja-JP"/>
        </w:rPr>
        <w:t>Successful execution of these tests will demonstrate that the core KLD functi</w:t>
      </w:r>
      <w:r w:rsidR="000F6225">
        <w:rPr>
          <w:lang w:eastAsia="ja-JP"/>
        </w:rPr>
        <w:t xml:space="preserve">ons are operating as expected. </w:t>
      </w:r>
    </w:p>
    <w:p w14:paraId="184F625C" w14:textId="77777777" w:rsidR="00CF2FEC" w:rsidRDefault="00CF2FEC" w:rsidP="00CF2FEC">
      <w:pPr>
        <w:pStyle w:val="Text"/>
      </w:pPr>
      <w:r w:rsidRPr="00872420">
        <w:t>I</w:t>
      </w:r>
      <w:r w:rsidR="00D00F10">
        <w:t>t is</w:t>
      </w:r>
      <w:r w:rsidRPr="00872420">
        <w:t xml:space="preserve"> recommended to create </w:t>
      </w:r>
      <w:r w:rsidR="00D00F10">
        <w:t xml:space="preserve">a </w:t>
      </w:r>
      <w:r w:rsidRPr="00872420">
        <w:t xml:space="preserve">small to medium size Kit Lists (&lt;= 10000) </w:t>
      </w:r>
      <w:r w:rsidR="00D00F10">
        <w:t xml:space="preserve">for the purposes of this test. </w:t>
      </w:r>
      <w:r w:rsidRPr="00872420">
        <w:t xml:space="preserve">If used, content and size of large kit lists </w:t>
      </w:r>
      <w:proofErr w:type="gramStart"/>
      <w:r w:rsidRPr="00872420">
        <w:t>must be verified</w:t>
      </w:r>
      <w:proofErr w:type="gramEnd"/>
      <w:r w:rsidRPr="00872420">
        <w:t xml:space="preserve"> with the appropriate tools. Please check with system admin for further information on creating large Kit Lists.</w:t>
      </w:r>
    </w:p>
    <w:p w14:paraId="387D2F40" w14:textId="77777777" w:rsidR="00D00F10" w:rsidRPr="0020528B" w:rsidRDefault="00D00F10" w:rsidP="00CF2FEC">
      <w:pPr>
        <w:pStyle w:val="Text"/>
        <w:rPr>
          <w:lang w:eastAsia="ja-JP"/>
        </w:rPr>
      </w:pPr>
    </w:p>
    <w:p w14:paraId="358A7D32" w14:textId="77777777" w:rsidR="00CF2FEC" w:rsidRPr="00ED0972" w:rsidRDefault="00CF2FEC" w:rsidP="00CF2FEC">
      <w:pPr>
        <w:pStyle w:val="T1Text"/>
        <w:ind w:left="0"/>
        <w:rPr>
          <w:rFonts w:ascii="Arial" w:hAnsi="Arial"/>
        </w:rPr>
      </w:pPr>
      <w:r w:rsidRPr="00ED0972">
        <w:rPr>
          <w:rFonts w:ascii="Arial" w:hAnsi="Arial"/>
        </w:rPr>
        <w:t>The following table summarizes tests in</w:t>
      </w:r>
      <w:r w:rsidRPr="00ED0972">
        <w:rPr>
          <w:rFonts w:ascii="Arial" w:hAnsi="Arial"/>
          <w:i/>
        </w:rPr>
        <w:t xml:space="preserve"> subsequent </w:t>
      </w:r>
      <w:r w:rsidRPr="00ED0972">
        <w:rPr>
          <w:rFonts w:ascii="Arial" w:hAnsi="Arial"/>
        </w:rPr>
        <w:t>sections: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22"/>
        <w:gridCol w:w="5155"/>
        <w:gridCol w:w="1552"/>
      </w:tblGrid>
      <w:tr w:rsidR="00CF2FEC" w:rsidRPr="001B633C" w14:paraId="66220087" w14:textId="77777777" w:rsidTr="00960375">
        <w:trPr>
          <w:cantSplit/>
          <w:trHeight w:val="440"/>
        </w:trPr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1CF1C3EE" w14:textId="77777777" w:rsidR="00CF2FEC" w:rsidRPr="00074FD0" w:rsidRDefault="00CF2FEC" w:rsidP="001B504C">
            <w:pPr>
              <w:pStyle w:val="TH2TableHeader"/>
              <w:jc w:val="left"/>
              <w:rPr>
                <w:sz w:val="21"/>
              </w:rPr>
            </w:pPr>
            <w:r w:rsidRPr="00074FD0">
              <w:rPr>
                <w:sz w:val="21"/>
              </w:rPr>
              <w:t>System Module</w:t>
            </w:r>
          </w:p>
        </w:tc>
        <w:tc>
          <w:tcPr>
            <w:tcW w:w="26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01F62FFF" w14:textId="77777777" w:rsidR="00CF2FEC" w:rsidRPr="00074FD0" w:rsidRDefault="00CF2FEC">
            <w:pPr>
              <w:pStyle w:val="TH2TableHeader"/>
              <w:jc w:val="left"/>
              <w:rPr>
                <w:sz w:val="21"/>
              </w:rPr>
            </w:pPr>
            <w:r w:rsidRPr="00074FD0">
              <w:rPr>
                <w:sz w:val="21"/>
              </w:rPr>
              <w:t>Test Objective</w:t>
            </w:r>
          </w:p>
        </w:tc>
        <w:tc>
          <w:tcPr>
            <w:tcW w:w="8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5C9BF565" w14:textId="77777777" w:rsidR="00CF2FEC" w:rsidRPr="00074FD0" w:rsidRDefault="004E7520">
            <w:pPr>
              <w:pStyle w:val="TH2TableHeader"/>
              <w:jc w:val="left"/>
              <w:rPr>
                <w:sz w:val="21"/>
              </w:rPr>
            </w:pPr>
            <w:r w:rsidRPr="00074FD0">
              <w:rPr>
                <w:sz w:val="21"/>
              </w:rPr>
              <w:t>Test Section</w:t>
            </w:r>
          </w:p>
        </w:tc>
      </w:tr>
      <w:tr w:rsidR="00CF2FEC" w:rsidRPr="001B633C" w14:paraId="61BBD7BD" w14:textId="77777777" w:rsidTr="007C3EB5">
        <w:trPr>
          <w:cantSplit/>
          <w:trHeight w:val="323"/>
        </w:trPr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B2DE9" w14:textId="77777777" w:rsidR="00CF2FEC" w:rsidRPr="00074FD0" w:rsidRDefault="00CF2FEC" w:rsidP="00287FDF">
            <w:pPr>
              <w:pStyle w:val="TT2TableText"/>
              <w:tabs>
                <w:tab w:val="left" w:pos="432"/>
                <w:tab w:val="left" w:pos="522"/>
              </w:tabs>
              <w:rPr>
                <w:rFonts w:ascii="Arial" w:hAnsi="Arial"/>
                <w:sz w:val="21"/>
              </w:rPr>
            </w:pPr>
            <w:r w:rsidRPr="00074FD0">
              <w:rPr>
                <w:rFonts w:ascii="Arial" w:hAnsi="Arial"/>
                <w:sz w:val="21"/>
              </w:rPr>
              <w:t>Database Availability</w:t>
            </w:r>
          </w:p>
        </w:tc>
        <w:tc>
          <w:tcPr>
            <w:tcW w:w="26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9D0894" w14:textId="77777777" w:rsidR="00CF2FEC" w:rsidRPr="00074FD0" w:rsidRDefault="00CF2FEC" w:rsidP="00287FDF">
            <w:pPr>
              <w:pStyle w:val="TT2TableText"/>
              <w:rPr>
                <w:rFonts w:ascii="Arial" w:hAnsi="Arial"/>
                <w:sz w:val="21"/>
              </w:rPr>
            </w:pPr>
            <w:r w:rsidRPr="00074FD0">
              <w:rPr>
                <w:rFonts w:ascii="Arial" w:hAnsi="Arial"/>
                <w:sz w:val="21"/>
              </w:rPr>
              <w:t>Test connectivity and availability of the backend database</w:t>
            </w:r>
            <w:r w:rsidR="00E8539B" w:rsidRPr="00074FD0">
              <w:rPr>
                <w:rFonts w:ascii="Arial" w:hAnsi="Arial"/>
                <w:sz w:val="21"/>
              </w:rPr>
              <w:t>.</w:t>
            </w:r>
          </w:p>
        </w:tc>
        <w:tc>
          <w:tcPr>
            <w:tcW w:w="8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5EF3CC" w14:textId="6FD3D5D6" w:rsidR="00CF2FEC" w:rsidRPr="00074FD0" w:rsidRDefault="00B438DA" w:rsidP="007C3EB5">
            <w:pPr>
              <w:pStyle w:val="TT2TableText"/>
              <w:jc w:val="center"/>
              <w:rPr>
                <w:rFonts w:ascii="Arial" w:hAnsi="Arial"/>
                <w:sz w:val="21"/>
              </w:rPr>
            </w:pPr>
            <w:r w:rsidRPr="00074FD0">
              <w:rPr>
                <w:rFonts w:ascii="Arial" w:hAnsi="Arial"/>
                <w:sz w:val="21"/>
              </w:rPr>
              <w:fldChar w:fldCharType="begin"/>
            </w:r>
            <w:r w:rsidRPr="00074FD0">
              <w:rPr>
                <w:rFonts w:ascii="Arial" w:hAnsi="Arial"/>
                <w:sz w:val="21"/>
              </w:rPr>
              <w:instrText xml:space="preserve"> REF _Ref465854289 \r \h </w:instrText>
            </w:r>
            <w:r w:rsidR="001B633C">
              <w:rPr>
                <w:rFonts w:ascii="Arial" w:hAnsi="Arial"/>
                <w:sz w:val="21"/>
              </w:rPr>
              <w:instrText xml:space="preserve"> \* MERGEFORMAT </w:instrText>
            </w:r>
            <w:r w:rsidRPr="00074FD0">
              <w:rPr>
                <w:rFonts w:ascii="Arial" w:hAnsi="Arial"/>
                <w:sz w:val="21"/>
              </w:rPr>
            </w:r>
            <w:r w:rsidRPr="00074FD0">
              <w:rPr>
                <w:rFonts w:ascii="Arial" w:hAnsi="Arial"/>
                <w:sz w:val="21"/>
              </w:rPr>
              <w:fldChar w:fldCharType="separate"/>
            </w:r>
            <w:r w:rsidR="00D27D6B">
              <w:rPr>
                <w:rFonts w:ascii="Arial" w:hAnsi="Arial"/>
                <w:sz w:val="21"/>
              </w:rPr>
              <w:t>5.1</w:t>
            </w:r>
            <w:r w:rsidRPr="00074FD0">
              <w:rPr>
                <w:rFonts w:ascii="Arial" w:hAnsi="Arial"/>
                <w:sz w:val="21"/>
              </w:rPr>
              <w:fldChar w:fldCharType="end"/>
            </w:r>
          </w:p>
        </w:tc>
      </w:tr>
      <w:tr w:rsidR="00CF2FEC" w:rsidRPr="001B633C" w14:paraId="4C8C9E68" w14:textId="77777777" w:rsidTr="00D961B6">
        <w:trPr>
          <w:cantSplit/>
          <w:trHeight w:val="323"/>
        </w:trPr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04699" w14:textId="77777777" w:rsidR="00CF2FEC" w:rsidRPr="00074FD0" w:rsidRDefault="00CF2FEC" w:rsidP="00287FDF">
            <w:pPr>
              <w:pStyle w:val="TT2TableText"/>
              <w:rPr>
                <w:rFonts w:ascii="Arial" w:hAnsi="Arial"/>
                <w:sz w:val="21"/>
              </w:rPr>
            </w:pPr>
            <w:r w:rsidRPr="00074FD0">
              <w:rPr>
                <w:rFonts w:ascii="Arial" w:hAnsi="Arial"/>
                <w:sz w:val="21"/>
              </w:rPr>
              <w:t>Global Navigation</w:t>
            </w:r>
          </w:p>
        </w:tc>
        <w:tc>
          <w:tcPr>
            <w:tcW w:w="26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B14CB9" w14:textId="77777777" w:rsidR="00CF2FEC" w:rsidRPr="00074FD0" w:rsidRDefault="00CF2FEC" w:rsidP="00287FDF">
            <w:pPr>
              <w:pStyle w:val="TT2TableText"/>
              <w:rPr>
                <w:rFonts w:ascii="Arial" w:hAnsi="Arial"/>
                <w:sz w:val="21"/>
              </w:rPr>
            </w:pPr>
            <w:r w:rsidRPr="00074FD0">
              <w:rPr>
                <w:rFonts w:ascii="Arial" w:hAnsi="Arial"/>
                <w:sz w:val="21"/>
              </w:rPr>
              <w:t>KLD Application is accessible</w:t>
            </w:r>
            <w:r w:rsidR="00E8539B" w:rsidRPr="00074FD0">
              <w:rPr>
                <w:rFonts w:ascii="Arial" w:hAnsi="Arial"/>
                <w:sz w:val="21"/>
              </w:rPr>
              <w:t>.</w:t>
            </w:r>
          </w:p>
        </w:tc>
        <w:tc>
          <w:tcPr>
            <w:tcW w:w="8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D939D5" w14:textId="4328D398" w:rsidR="00CF2FEC" w:rsidRPr="00074FD0" w:rsidRDefault="00B438DA" w:rsidP="00287FDF">
            <w:pPr>
              <w:pStyle w:val="TT2TableText"/>
              <w:jc w:val="center"/>
              <w:rPr>
                <w:rFonts w:ascii="Arial" w:hAnsi="Arial"/>
                <w:sz w:val="21"/>
              </w:rPr>
            </w:pPr>
            <w:r w:rsidRPr="00074FD0">
              <w:rPr>
                <w:rFonts w:ascii="Arial" w:hAnsi="Arial"/>
                <w:sz w:val="21"/>
              </w:rPr>
              <w:fldChar w:fldCharType="begin"/>
            </w:r>
            <w:r w:rsidRPr="00074FD0">
              <w:rPr>
                <w:rFonts w:ascii="Arial" w:hAnsi="Arial"/>
                <w:sz w:val="21"/>
              </w:rPr>
              <w:instrText xml:space="preserve"> REF _Ref465854303 \r \h </w:instrText>
            </w:r>
            <w:r w:rsidR="001B633C">
              <w:rPr>
                <w:rFonts w:ascii="Arial" w:hAnsi="Arial"/>
                <w:sz w:val="21"/>
              </w:rPr>
              <w:instrText xml:space="preserve"> \* MERGEFORMAT </w:instrText>
            </w:r>
            <w:r w:rsidRPr="00074FD0">
              <w:rPr>
                <w:rFonts w:ascii="Arial" w:hAnsi="Arial"/>
                <w:sz w:val="21"/>
              </w:rPr>
            </w:r>
            <w:r w:rsidRPr="00074FD0">
              <w:rPr>
                <w:rFonts w:ascii="Arial" w:hAnsi="Arial"/>
                <w:sz w:val="21"/>
              </w:rPr>
              <w:fldChar w:fldCharType="separate"/>
            </w:r>
            <w:r w:rsidR="00D27D6B">
              <w:rPr>
                <w:rFonts w:ascii="Arial" w:hAnsi="Arial"/>
                <w:sz w:val="21"/>
              </w:rPr>
              <w:t>5.2</w:t>
            </w:r>
            <w:r w:rsidRPr="00074FD0">
              <w:rPr>
                <w:rFonts w:ascii="Arial" w:hAnsi="Arial"/>
                <w:sz w:val="21"/>
              </w:rPr>
              <w:fldChar w:fldCharType="end"/>
            </w:r>
          </w:p>
        </w:tc>
      </w:tr>
      <w:tr w:rsidR="00CF2FEC" w:rsidRPr="001B633C" w14:paraId="4F3F961F" w14:textId="77777777" w:rsidTr="007C3EB5">
        <w:trPr>
          <w:cantSplit/>
          <w:trHeight w:val="323"/>
        </w:trPr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5E9B3" w14:textId="77777777" w:rsidR="00CF2FEC" w:rsidRPr="00074FD0" w:rsidRDefault="00CF2FEC" w:rsidP="00287FDF">
            <w:pPr>
              <w:pStyle w:val="TT2TableText"/>
              <w:rPr>
                <w:rFonts w:ascii="Arial" w:hAnsi="Arial"/>
                <w:sz w:val="21"/>
              </w:rPr>
            </w:pPr>
            <w:r w:rsidRPr="00074FD0">
              <w:rPr>
                <w:rFonts w:ascii="Arial" w:hAnsi="Arial"/>
                <w:sz w:val="21"/>
              </w:rPr>
              <w:t>Scrambled Kit List</w:t>
            </w:r>
          </w:p>
        </w:tc>
        <w:tc>
          <w:tcPr>
            <w:tcW w:w="26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363C5" w14:textId="77777777" w:rsidR="00CF2FEC" w:rsidRPr="00074FD0" w:rsidRDefault="00CF2FEC" w:rsidP="00287FDF">
            <w:pPr>
              <w:pStyle w:val="TT2TableText"/>
              <w:rPr>
                <w:rFonts w:ascii="Arial" w:hAnsi="Arial"/>
                <w:sz w:val="21"/>
              </w:rPr>
            </w:pPr>
            <w:r w:rsidRPr="00074FD0">
              <w:rPr>
                <w:rFonts w:ascii="Arial" w:hAnsi="Arial"/>
                <w:sz w:val="21"/>
              </w:rPr>
              <w:t>Test the functionality (including verification)</w:t>
            </w:r>
            <w:r w:rsidR="00E8539B" w:rsidRPr="00074FD0">
              <w:rPr>
                <w:rFonts w:ascii="Arial" w:hAnsi="Arial"/>
                <w:sz w:val="21"/>
              </w:rPr>
              <w:t xml:space="preserve"> </w:t>
            </w:r>
            <w:r w:rsidRPr="00074FD0">
              <w:rPr>
                <w:rFonts w:ascii="Arial" w:hAnsi="Arial"/>
                <w:sz w:val="21"/>
              </w:rPr>
              <w:t>of the Scrambled Kit List</w:t>
            </w:r>
            <w:r w:rsidR="00E8539B" w:rsidRPr="00074FD0">
              <w:rPr>
                <w:rFonts w:ascii="Arial" w:hAnsi="Arial"/>
                <w:sz w:val="21"/>
              </w:rPr>
              <w:t>.</w:t>
            </w:r>
          </w:p>
        </w:tc>
        <w:bookmarkStart w:id="7" w:name="SKL"/>
        <w:tc>
          <w:tcPr>
            <w:tcW w:w="8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7846A" w14:textId="0CC48A1F" w:rsidR="00CF2FEC" w:rsidRPr="00960375" w:rsidRDefault="00281ACB" w:rsidP="007C3EB5">
            <w:pPr>
              <w:pStyle w:val="TT2TableText"/>
              <w:jc w:val="center"/>
              <w:rPr>
                <w:rFonts w:ascii="Arial" w:hAnsi="Arial"/>
                <w:sz w:val="21"/>
                <w:highlight w:val="yellow"/>
              </w:rPr>
            </w:pPr>
            <w:r>
              <w:rPr>
                <w:rFonts w:ascii="Arial" w:hAnsi="Arial"/>
                <w:sz w:val="21"/>
              </w:rPr>
              <w:fldChar w:fldCharType="begin"/>
            </w:r>
            <w:r>
              <w:rPr>
                <w:rFonts w:ascii="Arial" w:hAnsi="Arial"/>
                <w:sz w:val="21"/>
              </w:rPr>
              <w:instrText xml:space="preserve"> HYPERLINK  \l "SKL" </w:instrText>
            </w:r>
            <w:r>
              <w:rPr>
                <w:rFonts w:ascii="Arial" w:hAnsi="Arial"/>
                <w:sz w:val="21"/>
              </w:rPr>
              <w:fldChar w:fldCharType="separate"/>
            </w:r>
            <w:r w:rsidRPr="00960375">
              <w:rPr>
                <w:rStyle w:val="Hyperlink"/>
              </w:rPr>
              <w:fldChar w:fldCharType="begin"/>
            </w:r>
            <w:r w:rsidRPr="00960375">
              <w:rPr>
                <w:rStyle w:val="Hyperlink"/>
              </w:rPr>
              <w:instrText xml:space="preserve"> REF _Ref31016543 \r \h </w:instrText>
            </w:r>
            <w:r w:rsidRPr="00281ACB">
              <w:rPr>
                <w:rStyle w:val="Hyperlink"/>
                <w:rFonts w:ascii="Arial" w:hAnsi="Arial"/>
                <w:sz w:val="21"/>
              </w:rPr>
              <w:instrText xml:space="preserve"> \* MERGEFORMAT </w:instrText>
            </w:r>
            <w:r w:rsidRPr="00960375">
              <w:rPr>
                <w:rStyle w:val="Hyperlink"/>
              </w:rPr>
            </w:r>
            <w:r w:rsidRPr="00960375">
              <w:rPr>
                <w:rStyle w:val="Hyperlink"/>
              </w:rPr>
              <w:fldChar w:fldCharType="separate"/>
            </w:r>
            <w:r w:rsidR="00D27D6B" w:rsidRPr="00960375">
              <w:rPr>
                <w:rStyle w:val="Hyperlink"/>
                <w:rFonts w:ascii="Arial" w:hAnsi="Arial"/>
                <w:sz w:val="21"/>
              </w:rPr>
              <w:t>5.3</w:t>
            </w:r>
            <w:r w:rsidRPr="00960375">
              <w:rPr>
                <w:rStyle w:val="Hyperlink"/>
              </w:rPr>
              <w:fldChar w:fldCharType="end"/>
            </w:r>
            <w:bookmarkEnd w:id="7"/>
            <w:r>
              <w:rPr>
                <w:rFonts w:ascii="Arial" w:hAnsi="Arial"/>
                <w:sz w:val="21"/>
              </w:rPr>
              <w:fldChar w:fldCharType="end"/>
            </w:r>
          </w:p>
        </w:tc>
      </w:tr>
      <w:tr w:rsidR="00CF2FEC" w:rsidRPr="001B633C" w14:paraId="7300A335" w14:textId="77777777" w:rsidTr="00D961B6">
        <w:trPr>
          <w:cantSplit/>
          <w:trHeight w:val="323"/>
        </w:trPr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F0544" w14:textId="77777777" w:rsidR="00CF2FEC" w:rsidRPr="00074FD0" w:rsidRDefault="00CF2FEC" w:rsidP="00287FDF">
            <w:pPr>
              <w:pStyle w:val="TT2TableText"/>
              <w:rPr>
                <w:rFonts w:ascii="Arial" w:hAnsi="Arial"/>
                <w:sz w:val="21"/>
              </w:rPr>
            </w:pPr>
            <w:r w:rsidRPr="00074FD0">
              <w:rPr>
                <w:rFonts w:ascii="Arial" w:hAnsi="Arial"/>
                <w:sz w:val="21"/>
              </w:rPr>
              <w:t>Blocked Kit List</w:t>
            </w:r>
          </w:p>
        </w:tc>
        <w:tc>
          <w:tcPr>
            <w:tcW w:w="26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9F206" w14:textId="77777777" w:rsidR="00CF2FEC" w:rsidRPr="00074FD0" w:rsidRDefault="00CF2FEC" w:rsidP="00287FDF">
            <w:pPr>
              <w:pStyle w:val="TT2TableText"/>
              <w:rPr>
                <w:rFonts w:ascii="Arial" w:hAnsi="Arial"/>
                <w:sz w:val="21"/>
              </w:rPr>
            </w:pPr>
            <w:r w:rsidRPr="00074FD0">
              <w:rPr>
                <w:rFonts w:ascii="Arial" w:hAnsi="Arial"/>
                <w:sz w:val="21"/>
              </w:rPr>
              <w:t>Test the functionality of the Blocked Kit List</w:t>
            </w:r>
            <w:r w:rsidR="00E8539B" w:rsidRPr="00074FD0">
              <w:rPr>
                <w:rFonts w:ascii="Arial" w:hAnsi="Arial"/>
                <w:sz w:val="21"/>
              </w:rPr>
              <w:t>.</w:t>
            </w:r>
          </w:p>
        </w:tc>
        <w:tc>
          <w:tcPr>
            <w:tcW w:w="8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368E5F" w14:textId="6CEF69C0" w:rsidR="00CF2FEC" w:rsidRPr="00074FD0" w:rsidRDefault="00B438DA" w:rsidP="00287FDF">
            <w:pPr>
              <w:pStyle w:val="TT2TableText"/>
              <w:jc w:val="center"/>
              <w:rPr>
                <w:rFonts w:ascii="Arial" w:hAnsi="Arial"/>
                <w:sz w:val="21"/>
              </w:rPr>
            </w:pPr>
            <w:r w:rsidRPr="00074FD0">
              <w:rPr>
                <w:rFonts w:ascii="Arial" w:hAnsi="Arial"/>
                <w:sz w:val="21"/>
              </w:rPr>
              <w:fldChar w:fldCharType="begin"/>
            </w:r>
            <w:r w:rsidRPr="00074FD0">
              <w:rPr>
                <w:rFonts w:ascii="Arial" w:hAnsi="Arial"/>
                <w:sz w:val="21"/>
              </w:rPr>
              <w:instrText xml:space="preserve"> REF _Ref465854331 \r \h </w:instrText>
            </w:r>
            <w:r w:rsidR="001B633C">
              <w:rPr>
                <w:rFonts w:ascii="Arial" w:hAnsi="Arial"/>
                <w:sz w:val="21"/>
              </w:rPr>
              <w:instrText xml:space="preserve"> \* MERGEFORMAT </w:instrText>
            </w:r>
            <w:r w:rsidRPr="00074FD0">
              <w:rPr>
                <w:rFonts w:ascii="Arial" w:hAnsi="Arial"/>
                <w:sz w:val="21"/>
              </w:rPr>
            </w:r>
            <w:r w:rsidRPr="00074FD0">
              <w:rPr>
                <w:rFonts w:ascii="Arial" w:hAnsi="Arial"/>
                <w:sz w:val="21"/>
              </w:rPr>
              <w:fldChar w:fldCharType="separate"/>
            </w:r>
            <w:r w:rsidR="00D27D6B">
              <w:rPr>
                <w:rFonts w:ascii="Arial" w:hAnsi="Arial"/>
                <w:sz w:val="21"/>
              </w:rPr>
              <w:t>5.4</w:t>
            </w:r>
            <w:r w:rsidRPr="00074FD0">
              <w:rPr>
                <w:rFonts w:ascii="Arial" w:hAnsi="Arial"/>
                <w:sz w:val="21"/>
              </w:rPr>
              <w:fldChar w:fldCharType="end"/>
            </w:r>
          </w:p>
        </w:tc>
      </w:tr>
      <w:tr w:rsidR="00CF2FEC" w:rsidRPr="001B633C" w14:paraId="48D5771A" w14:textId="77777777" w:rsidTr="00D961B6">
        <w:trPr>
          <w:cantSplit/>
          <w:trHeight w:val="323"/>
        </w:trPr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21A24" w14:textId="77777777" w:rsidR="00CF2FEC" w:rsidRPr="00074FD0" w:rsidRDefault="00CF2FEC" w:rsidP="00287FDF">
            <w:pPr>
              <w:pStyle w:val="TT2TableText"/>
              <w:rPr>
                <w:rFonts w:ascii="Arial" w:hAnsi="Arial"/>
                <w:sz w:val="21"/>
              </w:rPr>
            </w:pPr>
            <w:r w:rsidRPr="00074FD0">
              <w:rPr>
                <w:rFonts w:ascii="Arial" w:hAnsi="Arial"/>
                <w:sz w:val="21"/>
              </w:rPr>
              <w:t xml:space="preserve">Subject Treatment List </w:t>
            </w:r>
          </w:p>
        </w:tc>
        <w:tc>
          <w:tcPr>
            <w:tcW w:w="26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1DAE0" w14:textId="77777777" w:rsidR="00CF2FEC" w:rsidRPr="00074FD0" w:rsidRDefault="00CF2FEC" w:rsidP="00287FDF">
            <w:pPr>
              <w:pStyle w:val="TT2TableText"/>
              <w:rPr>
                <w:rFonts w:ascii="Arial" w:hAnsi="Arial"/>
                <w:sz w:val="21"/>
              </w:rPr>
            </w:pPr>
            <w:r w:rsidRPr="00074FD0">
              <w:rPr>
                <w:rFonts w:ascii="Arial" w:hAnsi="Arial"/>
                <w:sz w:val="21"/>
              </w:rPr>
              <w:t>Test the functionality of the Subject Treatment List</w:t>
            </w:r>
            <w:r w:rsidR="00E8539B" w:rsidRPr="00074FD0">
              <w:rPr>
                <w:rFonts w:ascii="Arial" w:hAnsi="Arial"/>
                <w:sz w:val="21"/>
              </w:rPr>
              <w:t>.</w:t>
            </w:r>
          </w:p>
        </w:tc>
        <w:tc>
          <w:tcPr>
            <w:tcW w:w="8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A6B0B2" w14:textId="37B8EB67" w:rsidR="00CF2FEC" w:rsidRPr="00AE6D15" w:rsidRDefault="00366CCB" w:rsidP="008E371E">
            <w:pPr>
              <w:pStyle w:val="TT2TableText"/>
              <w:jc w:val="center"/>
              <w:rPr>
                <w:rFonts w:ascii="Arial" w:hAnsi="Arial"/>
                <w:sz w:val="21"/>
              </w:rPr>
            </w:pPr>
            <w:hyperlink w:anchor="STL" w:history="1">
              <w:r w:rsidR="00281ACB" w:rsidRPr="001861EC">
                <w:rPr>
                  <w:rFonts w:ascii="Arial" w:hAnsi="Arial"/>
                  <w:sz w:val="21"/>
                </w:rPr>
                <w:t>5.5</w:t>
              </w:r>
            </w:hyperlink>
          </w:p>
        </w:tc>
      </w:tr>
      <w:tr w:rsidR="00CF2FEC" w:rsidRPr="001B633C" w14:paraId="56EEAFF7" w14:textId="77777777" w:rsidTr="00D961B6">
        <w:trPr>
          <w:cantSplit/>
          <w:trHeight w:val="323"/>
        </w:trPr>
        <w:tc>
          <w:tcPr>
            <w:tcW w:w="15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70380" w14:textId="77777777" w:rsidR="00CF2FEC" w:rsidRPr="00074FD0" w:rsidRDefault="00CF2FEC" w:rsidP="00287FDF">
            <w:pPr>
              <w:pStyle w:val="TT2TableText"/>
              <w:rPr>
                <w:rFonts w:ascii="Arial" w:hAnsi="Arial"/>
                <w:sz w:val="21"/>
              </w:rPr>
            </w:pPr>
            <w:r w:rsidRPr="00074FD0">
              <w:rPr>
                <w:rFonts w:ascii="Arial" w:hAnsi="Arial"/>
                <w:sz w:val="21"/>
              </w:rPr>
              <w:t xml:space="preserve">Regulatory </w:t>
            </w:r>
            <w:proofErr w:type="spellStart"/>
            <w:r w:rsidRPr="00074FD0">
              <w:rPr>
                <w:rFonts w:ascii="Arial" w:hAnsi="Arial"/>
                <w:sz w:val="21"/>
              </w:rPr>
              <w:t>Unblinding</w:t>
            </w:r>
            <w:proofErr w:type="spellEnd"/>
          </w:p>
        </w:tc>
        <w:tc>
          <w:tcPr>
            <w:tcW w:w="267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5E2448" w14:textId="77777777" w:rsidR="00CF2FEC" w:rsidRPr="00074FD0" w:rsidRDefault="00CF2FEC" w:rsidP="00287FDF">
            <w:pPr>
              <w:pStyle w:val="TT2TableText"/>
              <w:rPr>
                <w:rFonts w:ascii="Arial" w:hAnsi="Arial"/>
                <w:sz w:val="21"/>
              </w:rPr>
            </w:pPr>
            <w:r w:rsidRPr="00074FD0">
              <w:rPr>
                <w:rFonts w:ascii="Arial" w:hAnsi="Arial"/>
                <w:sz w:val="21"/>
              </w:rPr>
              <w:t xml:space="preserve">Test the accessibility of regulatory </w:t>
            </w:r>
            <w:proofErr w:type="spellStart"/>
            <w:r w:rsidR="001B633C" w:rsidRPr="00074FD0">
              <w:rPr>
                <w:rFonts w:ascii="Arial" w:hAnsi="Arial"/>
                <w:sz w:val="21"/>
              </w:rPr>
              <w:t>U</w:t>
            </w:r>
            <w:r w:rsidRPr="00074FD0">
              <w:rPr>
                <w:rFonts w:ascii="Arial" w:hAnsi="Arial"/>
                <w:sz w:val="21"/>
              </w:rPr>
              <w:t>nblinding</w:t>
            </w:r>
            <w:proofErr w:type="spellEnd"/>
            <w:r w:rsidRPr="00074FD0">
              <w:rPr>
                <w:rFonts w:ascii="Arial" w:hAnsi="Arial"/>
                <w:sz w:val="21"/>
              </w:rPr>
              <w:t xml:space="preserve"> pages</w:t>
            </w:r>
            <w:r w:rsidR="00E8539B" w:rsidRPr="00074FD0">
              <w:rPr>
                <w:rFonts w:ascii="Arial" w:hAnsi="Arial"/>
                <w:sz w:val="21"/>
              </w:rPr>
              <w:t>.</w:t>
            </w:r>
          </w:p>
        </w:tc>
        <w:tc>
          <w:tcPr>
            <w:tcW w:w="8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A2D5BE" w14:textId="413085AB" w:rsidR="00CF2FEC" w:rsidRPr="00074FD0" w:rsidRDefault="00B438DA" w:rsidP="00287FDF">
            <w:pPr>
              <w:pStyle w:val="TT2TableText"/>
              <w:jc w:val="center"/>
              <w:rPr>
                <w:rFonts w:ascii="Arial" w:hAnsi="Arial"/>
                <w:sz w:val="21"/>
              </w:rPr>
            </w:pPr>
            <w:r w:rsidRPr="00074FD0">
              <w:rPr>
                <w:rFonts w:ascii="Arial" w:hAnsi="Arial"/>
                <w:sz w:val="21"/>
              </w:rPr>
              <w:fldChar w:fldCharType="begin"/>
            </w:r>
            <w:r w:rsidRPr="00074FD0">
              <w:rPr>
                <w:rFonts w:ascii="Arial" w:hAnsi="Arial"/>
                <w:sz w:val="21"/>
              </w:rPr>
              <w:instrText xml:space="preserve"> REF _Ref465854362 \r \h </w:instrText>
            </w:r>
            <w:r w:rsidR="001B633C">
              <w:rPr>
                <w:rFonts w:ascii="Arial" w:hAnsi="Arial"/>
                <w:sz w:val="21"/>
              </w:rPr>
              <w:instrText xml:space="preserve"> \* MERGEFORMAT </w:instrText>
            </w:r>
            <w:r w:rsidRPr="00074FD0">
              <w:rPr>
                <w:rFonts w:ascii="Arial" w:hAnsi="Arial"/>
                <w:sz w:val="21"/>
              </w:rPr>
            </w:r>
            <w:r w:rsidRPr="00074FD0">
              <w:rPr>
                <w:rFonts w:ascii="Arial" w:hAnsi="Arial"/>
                <w:sz w:val="21"/>
              </w:rPr>
              <w:fldChar w:fldCharType="separate"/>
            </w:r>
            <w:r w:rsidR="00D27D6B">
              <w:rPr>
                <w:rFonts w:ascii="Arial" w:hAnsi="Arial"/>
                <w:sz w:val="21"/>
              </w:rPr>
              <w:t>5.6</w:t>
            </w:r>
            <w:r w:rsidRPr="00074FD0">
              <w:rPr>
                <w:rFonts w:ascii="Arial" w:hAnsi="Arial"/>
                <w:sz w:val="21"/>
              </w:rPr>
              <w:fldChar w:fldCharType="end"/>
            </w:r>
          </w:p>
        </w:tc>
      </w:tr>
    </w:tbl>
    <w:p w14:paraId="3161EC2A" w14:textId="381FC11A" w:rsidR="00390BF3" w:rsidRPr="00960375" w:rsidRDefault="0060231C" w:rsidP="00960375">
      <w:pPr>
        <w:pStyle w:val="Heading2"/>
        <w:tabs>
          <w:tab w:val="clear" w:pos="1134"/>
        </w:tabs>
        <w:ind w:left="0" w:firstLine="0"/>
        <w:rPr>
          <w:sz w:val="24"/>
          <w:szCs w:val="24"/>
        </w:rPr>
      </w:pPr>
      <w:r w:rsidRPr="00960375">
        <w:rPr>
          <w:szCs w:val="24"/>
        </w:rPr>
        <w:t xml:space="preserve"> </w:t>
      </w:r>
      <w:bookmarkStart w:id="8" w:name="_Toc47538641"/>
      <w:r w:rsidR="00C97846" w:rsidRPr="00960375">
        <w:rPr>
          <w:szCs w:val="24"/>
        </w:rPr>
        <w:t>Test Execution</w:t>
      </w:r>
      <w:bookmarkEnd w:id="8"/>
    </w:p>
    <w:p w14:paraId="010C2253" w14:textId="79920C3B" w:rsidR="0060231C" w:rsidRDefault="0060231C" w:rsidP="00960375">
      <w:pPr>
        <w:spacing w:line="276" w:lineRule="auto"/>
      </w:pPr>
      <w:bookmarkStart w:id="9" w:name="_Toc465673627"/>
      <w:r>
        <w:t>All pre-</w:t>
      </w:r>
      <w:r w:rsidR="00375105">
        <w:t>requisites</w:t>
      </w:r>
      <w:r>
        <w:t xml:space="preserve"> need to be met </w:t>
      </w:r>
      <w:r w:rsidR="001A0B18">
        <w:t>prior</w:t>
      </w:r>
      <w:r w:rsidR="006571EE">
        <w:t xml:space="preserve"> this</w:t>
      </w:r>
      <w:r>
        <w:t xml:space="preserve"> test execution.</w:t>
      </w:r>
    </w:p>
    <w:p w14:paraId="3E8C18F1" w14:textId="75647E57" w:rsidR="0060231C" w:rsidRDefault="0060231C" w:rsidP="00964E37">
      <w:pPr>
        <w:pStyle w:val="Text"/>
        <w:numPr>
          <w:ilvl w:val="0"/>
          <w:numId w:val="23"/>
        </w:numPr>
        <w:spacing w:line="276" w:lineRule="auto"/>
      </w:pPr>
      <w:r>
        <w:lastRenderedPageBreak/>
        <w:t xml:space="preserve">All test cases </w:t>
      </w:r>
      <w:proofErr w:type="gramStart"/>
      <w:r>
        <w:t>should be perform</w:t>
      </w:r>
      <w:r w:rsidR="001A0B18">
        <w:t>ed</w:t>
      </w:r>
      <w:proofErr w:type="gramEnd"/>
      <w:r>
        <w:t xml:space="preserve"> </w:t>
      </w:r>
      <w:r w:rsidR="001A0B18">
        <w:t>in order</w:t>
      </w:r>
      <w:r>
        <w:t>.</w:t>
      </w:r>
      <w:r w:rsidR="00964E37">
        <w:br/>
        <w:t xml:space="preserve">Exception: Test Evidence (Screenshot 7) from Actual Result in step 5.3.17 </w:t>
      </w:r>
      <w:proofErr w:type="gramStart"/>
      <w:r w:rsidR="00964E37">
        <w:t>can be provided</w:t>
      </w:r>
      <w:proofErr w:type="gramEnd"/>
      <w:r w:rsidR="00964E37">
        <w:t xml:space="preserve"> later due to the </w:t>
      </w:r>
      <w:proofErr w:type="spellStart"/>
      <w:r w:rsidR="00964E37">
        <w:t>Valicert</w:t>
      </w:r>
      <w:proofErr w:type="spellEnd"/>
      <w:r w:rsidR="00964E37">
        <w:t xml:space="preserve"> email notification schedule in KLD. It is acceptable, as it does not </w:t>
      </w:r>
      <w:proofErr w:type="gramStart"/>
      <w:r w:rsidR="00964E37">
        <w:t>impact</w:t>
      </w:r>
      <w:proofErr w:type="gramEnd"/>
      <w:r w:rsidR="00964E37">
        <w:t xml:space="preserve"> the Actual Results in the further steps. </w:t>
      </w:r>
    </w:p>
    <w:p w14:paraId="2A701E8C" w14:textId="6B02EDF5" w:rsidR="0060231C" w:rsidRDefault="0060231C" w:rsidP="00960375">
      <w:pPr>
        <w:pStyle w:val="Text"/>
        <w:numPr>
          <w:ilvl w:val="0"/>
          <w:numId w:val="23"/>
        </w:numPr>
        <w:spacing w:line="276" w:lineRule="auto"/>
      </w:pPr>
      <w:r w:rsidRPr="00ED0972">
        <w:t xml:space="preserve">It </w:t>
      </w:r>
      <w:proofErr w:type="gramStart"/>
      <w:r w:rsidRPr="00ED0972">
        <w:t>is recommended</w:t>
      </w:r>
      <w:proofErr w:type="gramEnd"/>
      <w:r w:rsidRPr="00ED0972">
        <w:t xml:space="preserve"> that tester maintain </w:t>
      </w:r>
      <w:r>
        <w:t xml:space="preserve">opened </w:t>
      </w:r>
      <w:r w:rsidRPr="00ED0972">
        <w:t>the same s</w:t>
      </w:r>
      <w:r w:rsidR="00D11169">
        <w:t>ession for the entire execution</w:t>
      </w:r>
      <w:r w:rsidR="00390BF3">
        <w:t>.</w:t>
      </w:r>
    </w:p>
    <w:p w14:paraId="09D69F0E" w14:textId="0CC8E68A" w:rsidR="002777DC" w:rsidRDefault="0060231C" w:rsidP="00960375">
      <w:pPr>
        <w:pStyle w:val="Text"/>
        <w:numPr>
          <w:ilvl w:val="0"/>
          <w:numId w:val="23"/>
        </w:numPr>
        <w:spacing w:line="276" w:lineRule="auto"/>
      </w:pPr>
      <w:r>
        <w:t>If needed</w:t>
      </w:r>
      <w:r w:rsidR="006571EE">
        <w:t>,</w:t>
      </w:r>
      <w:r>
        <w:t xml:space="preserve"> o</w:t>
      </w:r>
      <w:r w:rsidRPr="00ED0972">
        <w:t>nly appli</w:t>
      </w:r>
      <w:r>
        <w:t xml:space="preserve">cable sections </w:t>
      </w:r>
      <w:proofErr w:type="gramStart"/>
      <w:r>
        <w:t>may be executed</w:t>
      </w:r>
      <w:proofErr w:type="gramEnd"/>
      <w:r w:rsidR="002777DC">
        <w:t>.</w:t>
      </w:r>
      <w:r w:rsidR="006571EE">
        <w:t xml:space="preserve"> </w:t>
      </w:r>
      <w:r w:rsidR="002777DC">
        <w:t>If step was defined as not needed relevant section should be marked ‘Not Applicable’ (‘N/A’).</w:t>
      </w:r>
    </w:p>
    <w:p w14:paraId="1241068A" w14:textId="08B9E541" w:rsidR="00102417" w:rsidRDefault="00102417">
      <w:pPr>
        <w:pStyle w:val="Text"/>
        <w:numPr>
          <w:ilvl w:val="0"/>
          <w:numId w:val="23"/>
        </w:numPr>
        <w:spacing w:line="276" w:lineRule="auto"/>
      </w:pPr>
      <w:r>
        <w:t xml:space="preserve">All dates should appear in </w:t>
      </w:r>
      <w:r w:rsidR="003E65CE">
        <w:t>DD-MMM-YYYY</w:t>
      </w:r>
      <w:r>
        <w:t xml:space="preserve"> format.</w:t>
      </w:r>
    </w:p>
    <w:p w14:paraId="2AA988E1" w14:textId="195C7A79" w:rsidR="002777DC" w:rsidRDefault="00390BF3" w:rsidP="00960375">
      <w:pPr>
        <w:pStyle w:val="Text"/>
        <w:numPr>
          <w:ilvl w:val="0"/>
          <w:numId w:val="23"/>
        </w:numPr>
        <w:spacing w:line="276" w:lineRule="auto"/>
      </w:pPr>
      <w:r>
        <w:t xml:space="preserve">The </w:t>
      </w:r>
      <w:r w:rsidR="002E55E5">
        <w:t xml:space="preserve">real </w:t>
      </w:r>
      <w:r>
        <w:t xml:space="preserve">results received during the test execution </w:t>
      </w:r>
      <w:proofErr w:type="gramStart"/>
      <w:r>
        <w:t>should be documented in ‘Actual Result</w:t>
      </w:r>
      <w:r w:rsidR="006571EE">
        <w:t xml:space="preserve">’ </w:t>
      </w:r>
      <w:r>
        <w:t>section</w:t>
      </w:r>
      <w:r w:rsidR="008B2137">
        <w:t xml:space="preserve"> and assessed against the ‘Expected Results”</w:t>
      </w:r>
      <w:r>
        <w:t>.</w:t>
      </w:r>
      <w:proofErr w:type="gramEnd"/>
      <w:r w:rsidR="002777DC">
        <w:t xml:space="preserve"> The tester should decide whether the step </w:t>
      </w:r>
      <w:r w:rsidR="006571EE">
        <w:t>has</w:t>
      </w:r>
      <w:r w:rsidR="002777DC">
        <w:t xml:space="preserve"> </w:t>
      </w:r>
      <w:proofErr w:type="gramStart"/>
      <w:r w:rsidR="002777DC">
        <w:t>Passed</w:t>
      </w:r>
      <w:proofErr w:type="gramEnd"/>
      <w:r w:rsidR="002777DC">
        <w:t xml:space="preserve"> or Failed. </w:t>
      </w:r>
    </w:p>
    <w:p w14:paraId="0712850F" w14:textId="4115028B" w:rsidR="00390BF3" w:rsidRDefault="00390BF3" w:rsidP="00960375">
      <w:pPr>
        <w:pStyle w:val="Text"/>
        <w:numPr>
          <w:ilvl w:val="0"/>
          <w:numId w:val="23"/>
        </w:numPr>
        <w:spacing w:line="276" w:lineRule="auto"/>
      </w:pPr>
      <w:r>
        <w:t xml:space="preserve">The evidence of the </w:t>
      </w:r>
      <w:r w:rsidR="00F540F1">
        <w:t xml:space="preserve">test </w:t>
      </w:r>
      <w:r>
        <w:t xml:space="preserve">results </w:t>
      </w:r>
      <w:proofErr w:type="gramStart"/>
      <w:r w:rsidR="006571EE">
        <w:t>must</w:t>
      </w:r>
      <w:r>
        <w:t xml:space="preserve"> be </w:t>
      </w:r>
      <w:r w:rsidR="006571EE">
        <w:t>captured</w:t>
      </w:r>
      <w:proofErr w:type="gramEnd"/>
      <w:r>
        <w:t xml:space="preserve"> with date and time visible on the screenshot.</w:t>
      </w:r>
    </w:p>
    <w:p w14:paraId="0FAA0EFE" w14:textId="6AEB8C7A" w:rsidR="008B2137" w:rsidRDefault="008B2137" w:rsidP="00756CAC">
      <w:pPr>
        <w:pStyle w:val="Text"/>
        <w:numPr>
          <w:ilvl w:val="0"/>
          <w:numId w:val="23"/>
        </w:numPr>
        <w:spacing w:line="276" w:lineRule="auto"/>
      </w:pPr>
      <w:r>
        <w:t xml:space="preserve">All executed Test Cases should be reviewed and approved by relevant person (refer to Kit Label Database (KLD) </w:t>
      </w:r>
      <w:r w:rsidR="006571EE">
        <w:t xml:space="preserve">- </w:t>
      </w:r>
      <w:r>
        <w:t xml:space="preserve">Roles and </w:t>
      </w:r>
      <w:r w:rsidR="006571EE">
        <w:t>R</w:t>
      </w:r>
      <w:r>
        <w:t>esponsibilities</w:t>
      </w:r>
      <w:r w:rsidR="006571EE">
        <w:t>,</w:t>
      </w:r>
      <w:r>
        <w:t xml:space="preserve"> PL ID:</w:t>
      </w:r>
      <w:r w:rsidR="002E55E5" w:rsidRPr="002E55E5">
        <w:t xml:space="preserve"> </w:t>
      </w:r>
      <w:hyperlink r:id="rId12">
        <w:r w:rsidR="002E55E5" w:rsidRPr="00960375">
          <w:rPr>
            <w:color w:val="0000FF"/>
            <w:u w:val="single"/>
          </w:rPr>
          <w:t>13895653</w:t>
        </w:r>
      </w:hyperlink>
      <w:r w:rsidR="00756CAC">
        <w:t xml:space="preserve"> and Kit Label Database (KLD) - Allocation of People, PL ID: </w:t>
      </w:r>
      <w:hyperlink r:id="rId13" w:history="1">
        <w:r w:rsidR="00756CAC" w:rsidRPr="00756CAC">
          <w:rPr>
            <w:rStyle w:val="Hyperlink"/>
          </w:rPr>
          <w:t>22941641</w:t>
        </w:r>
      </w:hyperlink>
      <w:r w:rsidR="00756CAC">
        <w:t>)</w:t>
      </w:r>
    </w:p>
    <w:p w14:paraId="42AF4FAF" w14:textId="122DA561" w:rsidR="00390BF3" w:rsidRPr="00ED0972" w:rsidRDefault="00D11169" w:rsidP="00960375">
      <w:pPr>
        <w:pStyle w:val="Text"/>
        <w:numPr>
          <w:ilvl w:val="0"/>
          <w:numId w:val="23"/>
        </w:numPr>
        <w:rPr>
          <w:lang w:eastAsia="de-DE"/>
        </w:rPr>
      </w:pPr>
      <w:r>
        <w:rPr>
          <w:lang w:eastAsia="de-DE"/>
        </w:rPr>
        <w:t>If there is a date</w:t>
      </w:r>
      <w:r w:rsidR="00910A89">
        <w:rPr>
          <w:lang w:eastAsia="de-DE"/>
        </w:rPr>
        <w:t>/time</w:t>
      </w:r>
      <w:r>
        <w:rPr>
          <w:lang w:eastAsia="de-DE"/>
        </w:rPr>
        <w:t xml:space="preserve"> difference noted on the generated file</w:t>
      </w:r>
      <w:r w:rsidR="006571EE">
        <w:rPr>
          <w:lang w:eastAsia="de-DE"/>
        </w:rPr>
        <w:t>,</w:t>
      </w:r>
      <w:r>
        <w:rPr>
          <w:lang w:eastAsia="de-DE"/>
        </w:rPr>
        <w:t xml:space="preserve"> it is acceptable </w:t>
      </w:r>
      <w:r w:rsidR="002E55E5">
        <w:rPr>
          <w:lang w:eastAsia="de-DE"/>
        </w:rPr>
        <w:t>due to time zone differences set for Kit Label Database application</w:t>
      </w:r>
      <w:r w:rsidR="006571EE">
        <w:rPr>
          <w:lang w:eastAsia="de-DE"/>
        </w:rPr>
        <w:t xml:space="preserve"> server</w:t>
      </w:r>
      <w:r w:rsidR="002E55E5">
        <w:rPr>
          <w:lang w:eastAsia="de-DE"/>
        </w:rPr>
        <w:t xml:space="preserve"> and </w:t>
      </w:r>
      <w:r w:rsidR="006571EE">
        <w:rPr>
          <w:lang w:eastAsia="de-DE"/>
        </w:rPr>
        <w:t xml:space="preserve">the </w:t>
      </w:r>
      <w:r w:rsidR="002E55E5">
        <w:rPr>
          <w:lang w:eastAsia="de-DE"/>
        </w:rPr>
        <w:t>time zone in tester’s location.</w:t>
      </w:r>
    </w:p>
    <w:p w14:paraId="75021C5F" w14:textId="3DAE99CF" w:rsidR="00F01689" w:rsidRPr="00AC2E17" w:rsidRDefault="00F540F1" w:rsidP="00AC2E17">
      <w:pPr>
        <w:pStyle w:val="ListParagraph"/>
        <w:numPr>
          <w:ilvl w:val="0"/>
          <w:numId w:val="23"/>
        </w:numPr>
        <w:rPr>
          <w:rFonts w:eastAsia="MS Mincho" w:cs="Arial"/>
          <w:b/>
          <w:bCs/>
          <w:sz w:val="32"/>
          <w:szCs w:val="32"/>
          <w:lang w:eastAsia="ja-JP"/>
        </w:rPr>
      </w:pPr>
      <w:r w:rsidRPr="00960375">
        <w:rPr>
          <w:lang w:eastAsia="de-DE"/>
        </w:rPr>
        <w:t xml:space="preserve">All defects associated with failed test cases </w:t>
      </w:r>
      <w:proofErr w:type="gramStart"/>
      <w:r w:rsidRPr="00960375">
        <w:rPr>
          <w:lang w:eastAsia="de-DE"/>
        </w:rPr>
        <w:t>should be recorded</w:t>
      </w:r>
      <w:proofErr w:type="gramEnd"/>
      <w:r w:rsidRPr="00960375">
        <w:rPr>
          <w:lang w:eastAsia="de-DE"/>
        </w:rPr>
        <w:t xml:space="preserve"> in Section </w:t>
      </w:r>
      <w:r w:rsidR="006571EE">
        <w:rPr>
          <w:lang w:eastAsia="de-DE"/>
        </w:rPr>
        <w:t>‘</w:t>
      </w:r>
      <w:r w:rsidRPr="00960375">
        <w:rPr>
          <w:lang w:eastAsia="de-DE"/>
        </w:rPr>
        <w:t>6</w:t>
      </w:r>
      <w:r w:rsidR="00910A89">
        <w:rPr>
          <w:lang w:eastAsia="de-DE"/>
        </w:rPr>
        <w:t xml:space="preserve">. </w:t>
      </w:r>
      <w:r w:rsidRPr="00960375">
        <w:rPr>
          <w:lang w:eastAsia="de-DE"/>
        </w:rPr>
        <w:t xml:space="preserve">Assessment’ and </w:t>
      </w:r>
      <w:r w:rsidR="00375105" w:rsidRPr="00960375">
        <w:rPr>
          <w:lang w:eastAsia="de-DE"/>
        </w:rPr>
        <w:t>appropriat</w:t>
      </w:r>
      <w:r w:rsidR="00375105">
        <w:rPr>
          <w:lang w:eastAsia="de-DE"/>
        </w:rPr>
        <w:t>ely</w:t>
      </w:r>
      <w:r w:rsidRPr="00960375">
        <w:rPr>
          <w:lang w:eastAsia="de-DE"/>
        </w:rPr>
        <w:t xml:space="preserve"> assessed, mitigated, and closed in accordance to </w:t>
      </w:r>
      <w:r w:rsidR="00910A89" w:rsidRPr="00910A89">
        <w:rPr>
          <w:lang w:eastAsia="de-DE"/>
        </w:rPr>
        <w:t xml:space="preserve">the </w:t>
      </w:r>
      <w:r w:rsidR="00375105" w:rsidRPr="00910A89">
        <w:rPr>
          <w:lang w:eastAsia="de-DE"/>
        </w:rPr>
        <w:t>Incide</w:t>
      </w:r>
      <w:r w:rsidR="00375105">
        <w:rPr>
          <w:lang w:eastAsia="de-DE"/>
        </w:rPr>
        <w:t>nt</w:t>
      </w:r>
      <w:r w:rsidR="00910A89">
        <w:rPr>
          <w:lang w:eastAsia="de-DE"/>
        </w:rPr>
        <w:t>/Problem Management process</w:t>
      </w:r>
      <w:r w:rsidR="00910A89" w:rsidRPr="00910A89">
        <w:rPr>
          <w:lang w:eastAsia="de-DE"/>
        </w:rPr>
        <w:t>.</w:t>
      </w:r>
      <w:r w:rsidR="00EF19FB">
        <w:rPr>
          <w:lang w:eastAsia="de-DE"/>
        </w:rPr>
        <w:br/>
      </w:r>
    </w:p>
    <w:p w14:paraId="6D0751EF" w14:textId="3CB7E24A" w:rsidR="00CF2FEC" w:rsidRPr="00F01689" w:rsidRDefault="00CF2FEC">
      <w:pPr>
        <w:pStyle w:val="Heading1"/>
      </w:pPr>
      <w:bookmarkStart w:id="10" w:name="_Toc47538642"/>
      <w:r w:rsidRPr="00F01689">
        <w:t>Test Setup</w:t>
      </w:r>
      <w:bookmarkEnd w:id="9"/>
      <w:bookmarkEnd w:id="10"/>
    </w:p>
    <w:p w14:paraId="4CDF2D8B" w14:textId="77777777" w:rsidR="00CF2FEC" w:rsidRPr="00D961B6" w:rsidRDefault="00CF2FEC">
      <w:pPr>
        <w:pStyle w:val="Heading2"/>
      </w:pPr>
      <w:bookmarkStart w:id="11" w:name="_Toc465673628"/>
      <w:bookmarkStart w:id="12" w:name="_Toc47538643"/>
      <w:r w:rsidRPr="00D961B6">
        <w:t>Environment Variables</w:t>
      </w:r>
      <w:bookmarkEnd w:id="11"/>
      <w:bookmarkEnd w:id="12"/>
    </w:p>
    <w:p w14:paraId="28E300BE" w14:textId="77777777" w:rsidR="00CF2FEC" w:rsidRPr="00CF2FEC" w:rsidRDefault="00CF2FEC" w:rsidP="00CF2FEC">
      <w:pPr>
        <w:rPr>
          <w:szCs w:val="20"/>
        </w:rPr>
      </w:pPr>
      <w:r w:rsidRPr="00CF2FEC">
        <w:rPr>
          <w:szCs w:val="20"/>
        </w:rPr>
        <w:t xml:space="preserve">KLD environment details </w:t>
      </w:r>
      <w:proofErr w:type="gramStart"/>
      <w:r w:rsidR="00E8539B">
        <w:rPr>
          <w:szCs w:val="20"/>
        </w:rPr>
        <w:t>can be</w:t>
      </w:r>
      <w:r w:rsidR="00E8539B" w:rsidRPr="00CF2FEC">
        <w:rPr>
          <w:szCs w:val="20"/>
        </w:rPr>
        <w:t xml:space="preserve"> </w:t>
      </w:r>
      <w:r w:rsidRPr="00CF2FEC">
        <w:rPr>
          <w:szCs w:val="20"/>
        </w:rPr>
        <w:t>found</w:t>
      </w:r>
      <w:proofErr w:type="gramEnd"/>
      <w:r w:rsidRPr="00CF2FEC">
        <w:rPr>
          <w:szCs w:val="20"/>
        </w:rPr>
        <w:t xml:space="preserve"> in </w:t>
      </w:r>
      <w:hyperlink w:anchor="_Appendix_A_-" w:history="1">
        <w:r w:rsidRPr="00D00F10">
          <w:rPr>
            <w:rStyle w:val="Hyperlink"/>
            <w:szCs w:val="20"/>
          </w:rPr>
          <w:t>Appendix A</w:t>
        </w:r>
      </w:hyperlink>
      <w:r w:rsidRPr="00CF2FEC">
        <w:rPr>
          <w:szCs w:val="20"/>
        </w:rPr>
        <w:t>.</w:t>
      </w:r>
    </w:p>
    <w:p w14:paraId="27A04B4C" w14:textId="77777777" w:rsidR="00CF2FEC" w:rsidRPr="00CF2FEC" w:rsidRDefault="00CF2FEC" w:rsidP="00CF2FEC">
      <w:pPr>
        <w:ind w:left="1080"/>
        <w:rPr>
          <w:szCs w:val="20"/>
        </w:rPr>
      </w:pPr>
    </w:p>
    <w:p w14:paraId="4B756705" w14:textId="77777777" w:rsidR="00F01689" w:rsidRPr="00CF2FEC" w:rsidRDefault="00D00F10" w:rsidP="00CF2FEC">
      <w:pPr>
        <w:tabs>
          <w:tab w:val="left" w:pos="810"/>
          <w:tab w:val="left" w:pos="900"/>
          <w:tab w:val="left" w:pos="8190"/>
        </w:tabs>
        <w:spacing w:after="80"/>
        <w:rPr>
          <w:szCs w:val="20"/>
        </w:rPr>
      </w:pPr>
      <w:r>
        <w:rPr>
          <w:szCs w:val="20"/>
        </w:rPr>
        <w:t>Prior to start</w:t>
      </w:r>
      <w:r w:rsidR="009D4154">
        <w:rPr>
          <w:szCs w:val="20"/>
        </w:rPr>
        <w:t>ing</w:t>
      </w:r>
      <w:r w:rsidR="00CF2FEC" w:rsidRPr="00CF2FEC">
        <w:rPr>
          <w:szCs w:val="20"/>
        </w:rPr>
        <w:t xml:space="preserve"> the execution</w:t>
      </w:r>
      <w:r w:rsidR="009D4154">
        <w:rPr>
          <w:szCs w:val="20"/>
        </w:rPr>
        <w:t xml:space="preserve"> of th</w:t>
      </w:r>
      <w:r w:rsidR="00DD2980">
        <w:rPr>
          <w:szCs w:val="20"/>
        </w:rPr>
        <w:t>is</w:t>
      </w:r>
      <w:r w:rsidR="009D4154">
        <w:rPr>
          <w:szCs w:val="20"/>
        </w:rPr>
        <w:t xml:space="preserve"> test</w:t>
      </w:r>
      <w:r w:rsidR="00DD2980">
        <w:rPr>
          <w:szCs w:val="20"/>
        </w:rPr>
        <w:t xml:space="preserve"> case</w:t>
      </w:r>
      <w:r w:rsidR="00CF2FEC" w:rsidRPr="00CF2FEC">
        <w:rPr>
          <w:szCs w:val="20"/>
        </w:rPr>
        <w:t>, please record KLD environment and its corresponding variables where the test</w:t>
      </w:r>
      <w:r w:rsidR="00DD2980">
        <w:rPr>
          <w:szCs w:val="20"/>
        </w:rPr>
        <w:t>ing</w:t>
      </w:r>
      <w:r w:rsidR="00CF2FEC" w:rsidRPr="00CF2FEC">
        <w:rPr>
          <w:szCs w:val="20"/>
        </w:rPr>
        <w:t xml:space="preserve"> </w:t>
      </w:r>
      <w:proofErr w:type="gramStart"/>
      <w:r w:rsidR="00CF2FEC" w:rsidRPr="00CF2FEC">
        <w:rPr>
          <w:szCs w:val="20"/>
        </w:rPr>
        <w:t>will be performed</w:t>
      </w:r>
      <w:proofErr w:type="gramEnd"/>
      <w:r w:rsidR="00CF2FEC" w:rsidRPr="00CF2FEC">
        <w:rPr>
          <w:szCs w:val="20"/>
        </w:rPr>
        <w:t xml:space="preserve"> in the tables below: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14"/>
        <w:gridCol w:w="3260"/>
        <w:gridCol w:w="3255"/>
      </w:tblGrid>
      <w:tr w:rsidR="00CF2FEC" w:rsidRPr="001B633C" w14:paraId="3816DD70" w14:textId="77777777" w:rsidTr="00960375">
        <w:trPr>
          <w:cantSplit/>
          <w:trHeight w:val="117"/>
        </w:trPr>
        <w:tc>
          <w:tcPr>
            <w:tcW w:w="5000" w:type="pct"/>
            <w:gridSpan w:val="3"/>
            <w:shd w:val="pct12" w:color="auto" w:fill="FFFFFF"/>
            <w:vAlign w:val="center"/>
          </w:tcPr>
          <w:p w14:paraId="71FDFE6F" w14:textId="77777777" w:rsidR="00CF2FEC" w:rsidRPr="00074FD0" w:rsidRDefault="00CF2FEC" w:rsidP="00CF2FEC">
            <w:pPr>
              <w:widowControl w:val="0"/>
              <w:spacing w:before="40" w:after="40"/>
              <w:jc w:val="center"/>
              <w:rPr>
                <w:b/>
                <w:szCs w:val="20"/>
              </w:rPr>
            </w:pPr>
            <w:r w:rsidRPr="00074FD0">
              <w:rPr>
                <w:b/>
                <w:szCs w:val="20"/>
              </w:rPr>
              <w:t>KLD Environment</w:t>
            </w:r>
          </w:p>
        </w:tc>
      </w:tr>
      <w:tr w:rsidR="00D27D6B" w:rsidRPr="001B633C" w14:paraId="1B988734" w14:textId="77777777" w:rsidTr="00960375">
        <w:trPr>
          <w:cantSplit/>
          <w:trHeight w:val="117"/>
        </w:trPr>
        <w:tc>
          <w:tcPr>
            <w:tcW w:w="1617" w:type="pct"/>
            <w:vAlign w:val="center"/>
          </w:tcPr>
          <w:p w14:paraId="288371ED" w14:textId="10FD277B" w:rsidR="00D27D6B" w:rsidRPr="00074FD0" w:rsidRDefault="00D27D6B" w:rsidP="00F26B12">
            <w:pPr>
              <w:spacing w:before="40" w:after="40"/>
              <w:jc w:val="center"/>
              <w:rPr>
                <w:szCs w:val="20"/>
              </w:rPr>
            </w:pPr>
            <w:r>
              <w:rPr>
                <w:szCs w:val="20"/>
              </w:rPr>
              <w:t>QA</w:t>
            </w:r>
            <w:r w:rsidRPr="00074FD0">
              <w:rPr>
                <w:szCs w:val="20"/>
              </w:rPr>
              <w:t xml:space="preserve">: </w:t>
            </w:r>
            <w:r w:rsidR="00F26B12">
              <w:rPr>
                <w:szCs w:val="20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13" w:name="Check3"/>
            <w:r w:rsidR="00F26B12">
              <w:rPr>
                <w:szCs w:val="20"/>
              </w:rPr>
              <w:instrText xml:space="preserve"> FORMCHECKBOX </w:instrText>
            </w:r>
            <w:r w:rsidR="00366CCB">
              <w:rPr>
                <w:szCs w:val="20"/>
              </w:rPr>
            </w:r>
            <w:r w:rsidR="00366CCB">
              <w:rPr>
                <w:szCs w:val="20"/>
              </w:rPr>
              <w:fldChar w:fldCharType="separate"/>
            </w:r>
            <w:r w:rsidR="00F26B12">
              <w:rPr>
                <w:szCs w:val="20"/>
              </w:rPr>
              <w:fldChar w:fldCharType="end"/>
            </w:r>
            <w:bookmarkEnd w:id="13"/>
          </w:p>
        </w:tc>
        <w:tc>
          <w:tcPr>
            <w:tcW w:w="1693" w:type="pct"/>
            <w:vAlign w:val="center"/>
          </w:tcPr>
          <w:p w14:paraId="55B64A1E" w14:textId="043544E0" w:rsidR="00D27D6B" w:rsidRPr="00074FD0" w:rsidRDefault="00D27D6B" w:rsidP="00F26B12">
            <w:pPr>
              <w:spacing w:before="40" w:after="40"/>
              <w:jc w:val="center"/>
              <w:rPr>
                <w:szCs w:val="20"/>
              </w:rPr>
            </w:pPr>
            <w:r>
              <w:rPr>
                <w:szCs w:val="20"/>
              </w:rPr>
              <w:t>Production</w:t>
            </w:r>
            <w:r w:rsidRPr="00074FD0">
              <w:rPr>
                <w:szCs w:val="20"/>
              </w:rPr>
              <w:t xml:space="preserve">: </w:t>
            </w:r>
            <w:r w:rsidR="00F26B12">
              <w:rPr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F26B12">
              <w:rPr>
                <w:szCs w:val="20"/>
              </w:rPr>
              <w:instrText xml:space="preserve"> FORMCHECKBOX </w:instrText>
            </w:r>
            <w:r w:rsidR="00366CCB">
              <w:rPr>
                <w:szCs w:val="20"/>
              </w:rPr>
            </w:r>
            <w:r w:rsidR="00366CCB">
              <w:rPr>
                <w:szCs w:val="20"/>
              </w:rPr>
              <w:fldChar w:fldCharType="separate"/>
            </w:r>
            <w:r w:rsidR="00F26B12">
              <w:rPr>
                <w:szCs w:val="20"/>
              </w:rPr>
              <w:fldChar w:fldCharType="end"/>
            </w:r>
          </w:p>
        </w:tc>
        <w:tc>
          <w:tcPr>
            <w:tcW w:w="1690" w:type="pct"/>
            <w:vAlign w:val="center"/>
          </w:tcPr>
          <w:p w14:paraId="4D464381" w14:textId="45FEC167" w:rsidR="00D27D6B" w:rsidRPr="00074FD0" w:rsidRDefault="00D27D6B">
            <w:pPr>
              <w:spacing w:before="40" w:after="40"/>
              <w:jc w:val="center"/>
              <w:rPr>
                <w:szCs w:val="20"/>
              </w:rPr>
            </w:pPr>
            <w:r>
              <w:rPr>
                <w:szCs w:val="20"/>
              </w:rPr>
              <w:t>DR</w:t>
            </w:r>
            <w:r w:rsidRPr="00074FD0">
              <w:rPr>
                <w:szCs w:val="20"/>
              </w:rPr>
              <w:t xml:space="preserve">: </w:t>
            </w:r>
            <w:r w:rsidRPr="00074FD0">
              <w:rPr>
                <w:szCs w:val="20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074FD0">
              <w:rPr>
                <w:szCs w:val="20"/>
              </w:rPr>
              <w:instrText xml:space="preserve"> FORMCHECKBOX </w:instrText>
            </w:r>
            <w:r w:rsidR="00366CCB">
              <w:rPr>
                <w:szCs w:val="20"/>
              </w:rPr>
            </w:r>
            <w:r w:rsidR="00366CCB">
              <w:rPr>
                <w:szCs w:val="20"/>
              </w:rPr>
              <w:fldChar w:fldCharType="separate"/>
            </w:r>
            <w:r w:rsidRPr="00074FD0">
              <w:rPr>
                <w:szCs w:val="20"/>
              </w:rPr>
              <w:fldChar w:fldCharType="end"/>
            </w:r>
          </w:p>
        </w:tc>
      </w:tr>
    </w:tbl>
    <w:p w14:paraId="12F5E55A" w14:textId="77777777" w:rsidR="00EF19FB" w:rsidRDefault="00EF19FB" w:rsidP="00074FD0">
      <w:pPr>
        <w:spacing w:after="80"/>
        <w:rPr>
          <w:szCs w:val="20"/>
        </w:rPr>
      </w:pPr>
    </w:p>
    <w:p w14:paraId="7E17B103" w14:textId="2CE61D11" w:rsidR="00CF2FEC" w:rsidRPr="00CF2FEC" w:rsidRDefault="00CF2FEC" w:rsidP="00074FD0">
      <w:pPr>
        <w:spacing w:after="80"/>
        <w:rPr>
          <w:szCs w:val="20"/>
        </w:rPr>
      </w:pPr>
      <w:r w:rsidRPr="00CF2FEC">
        <w:rPr>
          <w:szCs w:val="20"/>
        </w:rPr>
        <w:t xml:space="preserve">Please enter the corresponding KLD variable from </w:t>
      </w:r>
      <w:hyperlink w:anchor="_Appendix_A_-" w:history="1">
        <w:r w:rsidRPr="00076A0C">
          <w:rPr>
            <w:rStyle w:val="Hyperlink"/>
            <w:szCs w:val="20"/>
          </w:rPr>
          <w:t>Appendix A</w:t>
        </w:r>
      </w:hyperlink>
      <w:r w:rsidR="00B438DA">
        <w:rPr>
          <w:szCs w:val="20"/>
        </w:rPr>
        <w:t xml:space="preserve">, where appropriate and </w:t>
      </w:r>
      <w:r w:rsidR="008F7287">
        <w:rPr>
          <w:szCs w:val="20"/>
        </w:rPr>
        <w:t xml:space="preserve">remaining </w:t>
      </w:r>
      <w:r w:rsidR="00B438DA">
        <w:rPr>
          <w:szCs w:val="20"/>
        </w:rPr>
        <w:t>values</w:t>
      </w:r>
      <w:r w:rsidR="00E8539B">
        <w:rPr>
          <w:szCs w:val="20"/>
        </w:rPr>
        <w:t xml:space="preserve"> </w:t>
      </w:r>
      <w:r w:rsidR="00B438DA">
        <w:rPr>
          <w:szCs w:val="20"/>
        </w:rPr>
        <w:t>used for testing</w:t>
      </w:r>
      <w:r w:rsidRPr="00CF2FEC">
        <w:rPr>
          <w:szCs w:val="20"/>
        </w:rPr>
        <w:t>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07"/>
        <w:gridCol w:w="5922"/>
      </w:tblGrid>
      <w:tr w:rsidR="00CF2FEC" w:rsidRPr="001B633C" w14:paraId="281526DA" w14:textId="77777777" w:rsidTr="00960375">
        <w:trPr>
          <w:cantSplit/>
          <w:trHeight w:val="125"/>
        </w:trPr>
        <w:tc>
          <w:tcPr>
            <w:tcW w:w="1925" w:type="pct"/>
            <w:tcBorders>
              <w:bottom w:val="single" w:sz="4" w:space="0" w:color="auto"/>
            </w:tcBorders>
            <w:shd w:val="pct12" w:color="auto" w:fill="auto"/>
            <w:vAlign w:val="center"/>
          </w:tcPr>
          <w:p w14:paraId="6DEEBC2B" w14:textId="77777777" w:rsidR="00CF2FEC" w:rsidRPr="00074FD0" w:rsidRDefault="00CF2FEC" w:rsidP="00960375">
            <w:pPr>
              <w:widowControl w:val="0"/>
              <w:spacing w:before="40" w:after="40"/>
              <w:rPr>
                <w:b/>
                <w:szCs w:val="20"/>
              </w:rPr>
            </w:pPr>
            <w:r w:rsidRPr="00074FD0">
              <w:rPr>
                <w:b/>
                <w:szCs w:val="20"/>
              </w:rPr>
              <w:t>Variables used in the instructions</w:t>
            </w:r>
          </w:p>
        </w:tc>
        <w:tc>
          <w:tcPr>
            <w:tcW w:w="3075" w:type="pct"/>
            <w:shd w:val="pct12" w:color="auto" w:fill="auto"/>
            <w:vAlign w:val="center"/>
          </w:tcPr>
          <w:p w14:paraId="7AB5B607" w14:textId="77777777" w:rsidR="00CF2FEC" w:rsidRPr="00074FD0" w:rsidRDefault="00CF2FEC" w:rsidP="00960375">
            <w:pPr>
              <w:widowControl w:val="0"/>
              <w:spacing w:before="40" w:after="40"/>
              <w:rPr>
                <w:b/>
                <w:szCs w:val="20"/>
              </w:rPr>
            </w:pPr>
            <w:r w:rsidRPr="00074FD0">
              <w:rPr>
                <w:b/>
                <w:szCs w:val="20"/>
              </w:rPr>
              <w:t>Test specific value</w:t>
            </w:r>
          </w:p>
        </w:tc>
      </w:tr>
      <w:tr w:rsidR="0035388E" w:rsidRPr="001B633C" w14:paraId="1A2F68AE" w14:textId="77777777" w:rsidTr="00960375">
        <w:trPr>
          <w:cantSplit/>
          <w:trHeight w:val="170"/>
        </w:trPr>
        <w:tc>
          <w:tcPr>
            <w:tcW w:w="1925" w:type="pct"/>
            <w:vAlign w:val="center"/>
          </w:tcPr>
          <w:p w14:paraId="4E8039DC" w14:textId="26103E53" w:rsidR="0035388E" w:rsidRPr="00074FD0" w:rsidRDefault="0035388E" w:rsidP="0035388E">
            <w:pPr>
              <w:spacing w:before="40" w:after="40"/>
              <w:rPr>
                <w:szCs w:val="20"/>
              </w:rPr>
            </w:pPr>
            <w:r w:rsidRPr="00074FD0">
              <w:rPr>
                <w:szCs w:val="20"/>
              </w:rPr>
              <w:t>URL</w:t>
            </w:r>
            <w:r>
              <w:rPr>
                <w:szCs w:val="20"/>
              </w:rPr>
              <w:t xml:space="preserve"> / </w:t>
            </w:r>
            <w:r>
              <w:rPr>
                <w:rFonts w:cs="Arial"/>
                <w:szCs w:val="20"/>
              </w:rPr>
              <w:t>JBOSS SERVER URL</w:t>
            </w:r>
          </w:p>
        </w:tc>
        <w:tc>
          <w:tcPr>
            <w:tcW w:w="3075" w:type="pct"/>
            <w:vAlign w:val="center"/>
          </w:tcPr>
          <w:p w14:paraId="28387D66" w14:textId="5E3395BF" w:rsidR="0035388E" w:rsidRPr="0035388E" w:rsidRDefault="0035388E" w:rsidP="0035388E">
            <w:pPr>
              <w:spacing w:before="40" w:after="40"/>
              <w:rPr>
                <w:szCs w:val="20"/>
              </w:rPr>
            </w:pPr>
            <w:r w:rsidRPr="0035388E">
              <w:rPr>
                <w:szCs w:val="20"/>
              </w:rPr>
              <w:t>https://vcorpjbqa04.gene.com:8543/kld/</w:t>
            </w:r>
          </w:p>
        </w:tc>
      </w:tr>
      <w:tr w:rsidR="00CF2FEC" w:rsidRPr="001B633C" w14:paraId="7A099FC5" w14:textId="77777777" w:rsidTr="00960375">
        <w:trPr>
          <w:cantSplit/>
          <w:trHeight w:val="125"/>
        </w:trPr>
        <w:tc>
          <w:tcPr>
            <w:tcW w:w="1925" w:type="pct"/>
            <w:vAlign w:val="center"/>
          </w:tcPr>
          <w:p w14:paraId="27CF9EA6" w14:textId="4CF516EA" w:rsidR="00CF2FEC" w:rsidRPr="00074FD0" w:rsidRDefault="00CF2FEC" w:rsidP="00CF2FEC">
            <w:pPr>
              <w:spacing w:before="40" w:after="40"/>
              <w:rPr>
                <w:szCs w:val="20"/>
              </w:rPr>
            </w:pPr>
            <w:r w:rsidRPr="00074FD0">
              <w:rPr>
                <w:szCs w:val="20"/>
              </w:rPr>
              <w:t>DATABASE</w:t>
            </w:r>
            <w:r w:rsidR="00426961">
              <w:rPr>
                <w:szCs w:val="20"/>
              </w:rPr>
              <w:t xml:space="preserve"> </w:t>
            </w:r>
            <w:r w:rsidRPr="00074FD0">
              <w:rPr>
                <w:szCs w:val="20"/>
              </w:rPr>
              <w:t>INSTANCE</w:t>
            </w:r>
          </w:p>
        </w:tc>
        <w:tc>
          <w:tcPr>
            <w:tcW w:w="3075" w:type="pct"/>
            <w:vAlign w:val="center"/>
          </w:tcPr>
          <w:p w14:paraId="63060C10" w14:textId="618D0C0B" w:rsidR="00CF2FEC" w:rsidRPr="00074FD0" w:rsidRDefault="00F26B12" w:rsidP="00CF2FEC">
            <w:pPr>
              <w:spacing w:before="40" w:after="40"/>
              <w:rPr>
                <w:szCs w:val="20"/>
              </w:rPr>
            </w:pPr>
            <w:r>
              <w:rPr>
                <w:szCs w:val="20"/>
              </w:rPr>
              <w:t>kldu</w:t>
            </w:r>
            <w:r w:rsidR="00665EFA" w:rsidRPr="00665EFA">
              <w:rPr>
                <w:szCs w:val="20"/>
              </w:rPr>
              <w:t>1</w:t>
            </w:r>
          </w:p>
        </w:tc>
      </w:tr>
      <w:tr w:rsidR="00714C6C" w:rsidRPr="001B633C" w14:paraId="0E04D8E3" w14:textId="77777777" w:rsidTr="00960375">
        <w:trPr>
          <w:cantSplit/>
          <w:trHeight w:val="125"/>
        </w:trPr>
        <w:tc>
          <w:tcPr>
            <w:tcW w:w="1925" w:type="pct"/>
            <w:vAlign w:val="center"/>
          </w:tcPr>
          <w:p w14:paraId="5E43403A" w14:textId="61EEE821" w:rsidR="00714C6C" w:rsidRPr="00074FD0" w:rsidRDefault="00714C6C" w:rsidP="00714C6C">
            <w:pPr>
              <w:spacing w:before="40" w:after="40"/>
              <w:rPr>
                <w:szCs w:val="20"/>
              </w:rPr>
            </w:pPr>
            <w:r w:rsidRPr="00074FD0">
              <w:rPr>
                <w:szCs w:val="20"/>
              </w:rPr>
              <w:t>JBOSS SERVER</w:t>
            </w:r>
          </w:p>
        </w:tc>
        <w:tc>
          <w:tcPr>
            <w:tcW w:w="3075" w:type="pct"/>
            <w:vAlign w:val="center"/>
          </w:tcPr>
          <w:p w14:paraId="5503CE0E" w14:textId="60657745" w:rsidR="00714C6C" w:rsidRPr="00074FD0" w:rsidRDefault="00F26B12" w:rsidP="00714C6C">
            <w:pPr>
              <w:spacing w:before="40" w:after="40"/>
              <w:rPr>
                <w:szCs w:val="20"/>
              </w:rPr>
            </w:pPr>
            <w:r>
              <w:rPr>
                <w:szCs w:val="20"/>
              </w:rPr>
              <w:t>vcorpjbqa</w:t>
            </w:r>
            <w:r w:rsidR="00CA02BB">
              <w:rPr>
                <w:szCs w:val="20"/>
              </w:rPr>
              <w:t>04</w:t>
            </w:r>
            <w:r w:rsidR="00665EFA" w:rsidRPr="00665EFA">
              <w:rPr>
                <w:szCs w:val="20"/>
              </w:rPr>
              <w:t>.gene.com</w:t>
            </w:r>
          </w:p>
        </w:tc>
      </w:tr>
      <w:tr w:rsidR="00714C6C" w:rsidRPr="001B633C" w14:paraId="4F140B91" w14:textId="77777777" w:rsidTr="00960375">
        <w:trPr>
          <w:cantSplit/>
          <w:trHeight w:val="125"/>
        </w:trPr>
        <w:tc>
          <w:tcPr>
            <w:tcW w:w="1925" w:type="pct"/>
            <w:vAlign w:val="center"/>
          </w:tcPr>
          <w:p w14:paraId="6B014239" w14:textId="75E468FD" w:rsidR="00714C6C" w:rsidRPr="00074FD0" w:rsidRDefault="00714C6C" w:rsidP="00714C6C">
            <w:pPr>
              <w:spacing w:before="40" w:after="40"/>
              <w:rPr>
                <w:szCs w:val="20"/>
              </w:rPr>
            </w:pPr>
            <w:r w:rsidRPr="00074FD0">
              <w:rPr>
                <w:szCs w:val="20"/>
              </w:rPr>
              <w:lastRenderedPageBreak/>
              <w:t>VALICERT</w:t>
            </w:r>
            <w:r>
              <w:rPr>
                <w:szCs w:val="20"/>
              </w:rPr>
              <w:t xml:space="preserve"> </w:t>
            </w:r>
            <w:r w:rsidRPr="00074FD0">
              <w:rPr>
                <w:szCs w:val="20"/>
              </w:rPr>
              <w:t>VENDOR</w:t>
            </w:r>
            <w:r>
              <w:rPr>
                <w:szCs w:val="20"/>
              </w:rPr>
              <w:t xml:space="preserve"> </w:t>
            </w:r>
            <w:r w:rsidRPr="00074FD0">
              <w:rPr>
                <w:szCs w:val="20"/>
              </w:rPr>
              <w:t>DIRECTORY</w:t>
            </w:r>
          </w:p>
        </w:tc>
        <w:tc>
          <w:tcPr>
            <w:tcW w:w="3075" w:type="pct"/>
            <w:vAlign w:val="center"/>
          </w:tcPr>
          <w:p w14:paraId="2A5662AB" w14:textId="7F11ADAE" w:rsidR="00714C6C" w:rsidRPr="00074FD0" w:rsidRDefault="00F26B12" w:rsidP="00665EFA">
            <w:pPr>
              <w:spacing w:before="40" w:after="40"/>
              <w:rPr>
                <w:szCs w:val="20"/>
              </w:rPr>
            </w:pPr>
            <w:r w:rsidRPr="00F26B12">
              <w:rPr>
                <w:szCs w:val="20"/>
              </w:rPr>
              <w:t>\\ridnsg801.nala.roche.com\valicert_temp\SFTP\PGL\PDI\Randomisation\corpjbqa01\FORTEST\ToRoche</w:t>
            </w:r>
          </w:p>
        </w:tc>
      </w:tr>
      <w:tr w:rsidR="00714C6C" w:rsidRPr="001B633C" w14:paraId="1B88B8B3" w14:textId="77777777" w:rsidTr="00960375">
        <w:trPr>
          <w:cantSplit/>
          <w:trHeight w:val="125"/>
        </w:trPr>
        <w:tc>
          <w:tcPr>
            <w:tcW w:w="1925" w:type="pct"/>
            <w:vAlign w:val="center"/>
          </w:tcPr>
          <w:p w14:paraId="4F0CA486" w14:textId="52CEC6B3" w:rsidR="00714C6C" w:rsidRPr="00074FD0" w:rsidRDefault="00714C6C" w:rsidP="00714C6C">
            <w:pPr>
              <w:spacing w:before="40" w:after="40"/>
              <w:rPr>
                <w:szCs w:val="20"/>
              </w:rPr>
            </w:pPr>
            <w:r w:rsidRPr="00074FD0">
              <w:rPr>
                <w:szCs w:val="20"/>
              </w:rPr>
              <w:t>BROWSER*</w:t>
            </w:r>
          </w:p>
        </w:tc>
        <w:tc>
          <w:tcPr>
            <w:tcW w:w="3075" w:type="pct"/>
            <w:vAlign w:val="center"/>
          </w:tcPr>
          <w:p w14:paraId="33108345" w14:textId="148B17A3" w:rsidR="00714C6C" w:rsidRPr="00074FD0" w:rsidRDefault="009A5F3F" w:rsidP="00714C6C">
            <w:pPr>
              <w:spacing w:before="40" w:after="40"/>
              <w:rPr>
                <w:szCs w:val="20"/>
              </w:rPr>
            </w:pPr>
            <w:r>
              <w:rPr>
                <w:szCs w:val="20"/>
              </w:rPr>
              <w:t>Google Chrome</w:t>
            </w:r>
          </w:p>
        </w:tc>
      </w:tr>
      <w:tr w:rsidR="00714C6C" w:rsidRPr="001B633C" w14:paraId="42BAC9F8" w14:textId="77777777" w:rsidTr="00960375">
        <w:trPr>
          <w:cantSplit/>
          <w:trHeight w:val="125"/>
        </w:trPr>
        <w:tc>
          <w:tcPr>
            <w:tcW w:w="1925" w:type="pct"/>
            <w:vAlign w:val="center"/>
          </w:tcPr>
          <w:p w14:paraId="67225B34" w14:textId="26D151B0" w:rsidR="00714C6C" w:rsidRPr="00074FD0" w:rsidRDefault="00714C6C" w:rsidP="00714C6C">
            <w:pPr>
              <w:spacing w:before="40" w:after="40"/>
              <w:rPr>
                <w:szCs w:val="20"/>
              </w:rPr>
            </w:pPr>
            <w:r w:rsidRPr="00074FD0">
              <w:rPr>
                <w:szCs w:val="20"/>
              </w:rPr>
              <w:t>TEST PROTOCOL</w:t>
            </w:r>
            <w:r>
              <w:rPr>
                <w:szCs w:val="20"/>
              </w:rPr>
              <w:t>**</w:t>
            </w:r>
          </w:p>
        </w:tc>
        <w:tc>
          <w:tcPr>
            <w:tcW w:w="3075" w:type="pct"/>
            <w:vAlign w:val="center"/>
          </w:tcPr>
          <w:p w14:paraId="2C11D23A" w14:textId="2B8838C1" w:rsidR="00714C6C" w:rsidRPr="00074FD0" w:rsidRDefault="00714C6C" w:rsidP="00714C6C">
            <w:pPr>
              <w:spacing w:before="40" w:after="40"/>
              <w:rPr>
                <w:szCs w:val="20"/>
              </w:rPr>
            </w:pPr>
            <w:r>
              <w:rPr>
                <w:szCs w:val="20"/>
              </w:rPr>
              <w:t>IT0002</w:t>
            </w:r>
          </w:p>
        </w:tc>
      </w:tr>
    </w:tbl>
    <w:p w14:paraId="12E31333" w14:textId="2FA3CAF6" w:rsidR="00CF2FEC" w:rsidRDefault="00CF2FEC" w:rsidP="00D961B6">
      <w:pPr>
        <w:rPr>
          <w:rFonts w:eastAsia="MS Mincho"/>
          <w:sz w:val="20"/>
          <w:lang w:eastAsia="ja-JP"/>
        </w:rPr>
      </w:pPr>
      <w:bookmarkStart w:id="14" w:name="_Toc452369901"/>
      <w:bookmarkStart w:id="15" w:name="_Toc352853621"/>
      <w:r w:rsidRPr="00960375">
        <w:rPr>
          <w:rFonts w:eastAsia="MS Mincho"/>
          <w:b/>
          <w:sz w:val="20"/>
          <w:lang w:eastAsia="ja-JP"/>
        </w:rPr>
        <w:t xml:space="preserve">* </w:t>
      </w:r>
      <w:r w:rsidRPr="00960375">
        <w:rPr>
          <w:rFonts w:eastAsia="MS Mincho"/>
          <w:sz w:val="20"/>
          <w:lang w:eastAsia="ja-JP"/>
        </w:rPr>
        <w:t>Internet Explorer is the recommended browser for Kit Label Database.</w:t>
      </w:r>
      <w:bookmarkEnd w:id="14"/>
    </w:p>
    <w:p w14:paraId="39AE001B" w14:textId="25BA53C2" w:rsidR="009F6627" w:rsidRPr="00960375" w:rsidRDefault="009F6627" w:rsidP="00D961B6">
      <w:pPr>
        <w:rPr>
          <w:rFonts w:eastAsia="MS Mincho"/>
          <w:sz w:val="20"/>
          <w:lang w:eastAsia="ja-JP"/>
        </w:rPr>
      </w:pPr>
      <w:r>
        <w:rPr>
          <w:rFonts w:eastAsia="MS Mincho"/>
          <w:sz w:val="20"/>
          <w:lang w:eastAsia="ja-JP"/>
        </w:rPr>
        <w:t xml:space="preserve">**Test Protocol is defined in section </w:t>
      </w:r>
      <w:hyperlink w:anchor="_Appendix_A_–" w:history="1">
        <w:r w:rsidRPr="009F6627">
          <w:rPr>
            <w:rStyle w:val="Hyperlink"/>
            <w:rFonts w:eastAsia="MS Mincho"/>
            <w:sz w:val="20"/>
            <w:lang w:eastAsia="ja-JP"/>
          </w:rPr>
          <w:t>Appendix A – Variables</w:t>
        </w:r>
      </w:hyperlink>
      <w:r>
        <w:rPr>
          <w:rFonts w:eastAsia="MS Mincho"/>
          <w:sz w:val="20"/>
          <w:lang w:eastAsia="ja-JP"/>
        </w:rPr>
        <w:t>.</w:t>
      </w:r>
    </w:p>
    <w:p w14:paraId="2C6458C8" w14:textId="77777777" w:rsidR="00CF2FEC" w:rsidRPr="00F75045" w:rsidRDefault="00CF2FEC" w:rsidP="00D961B6">
      <w:pPr>
        <w:pStyle w:val="Heading2"/>
      </w:pPr>
      <w:bookmarkStart w:id="16" w:name="_Prerequisites"/>
      <w:bookmarkStart w:id="17" w:name="_Toc452369902"/>
      <w:bookmarkStart w:id="18" w:name="_Toc47538644"/>
      <w:bookmarkEnd w:id="16"/>
      <w:r w:rsidRPr="00F75045">
        <w:t>Prerequisites</w:t>
      </w:r>
      <w:bookmarkEnd w:id="15"/>
      <w:bookmarkEnd w:id="17"/>
      <w:bookmarkEnd w:id="18"/>
    </w:p>
    <w:p w14:paraId="20AEAE8D" w14:textId="77777777" w:rsidR="00CF2FEC" w:rsidRPr="00CF2FEC" w:rsidRDefault="00CF2FEC" w:rsidP="00CF2FEC">
      <w:pPr>
        <w:spacing w:after="80"/>
        <w:rPr>
          <w:szCs w:val="20"/>
        </w:rPr>
      </w:pPr>
      <w:r w:rsidRPr="00CF2FEC">
        <w:rPr>
          <w:szCs w:val="20"/>
        </w:rPr>
        <w:t xml:space="preserve">The following are the prerequisites that </w:t>
      </w:r>
      <w:proofErr w:type="gramStart"/>
      <w:r w:rsidRPr="00CF2FEC">
        <w:rPr>
          <w:szCs w:val="20"/>
        </w:rPr>
        <w:t xml:space="preserve">must be in </w:t>
      </w:r>
      <w:r w:rsidR="00D00F10">
        <w:rPr>
          <w:szCs w:val="20"/>
        </w:rPr>
        <w:t>followed</w:t>
      </w:r>
      <w:r w:rsidRPr="00CF2FEC">
        <w:rPr>
          <w:szCs w:val="20"/>
        </w:rPr>
        <w:t xml:space="preserve"> and verified prior to the execution of this </w:t>
      </w:r>
      <w:r w:rsidR="00E8539B">
        <w:rPr>
          <w:szCs w:val="20"/>
        </w:rPr>
        <w:t>Smoke Test</w:t>
      </w:r>
      <w:proofErr w:type="gramEnd"/>
      <w:r w:rsidRPr="00CF2FEC">
        <w:rPr>
          <w:szCs w:val="20"/>
        </w:rPr>
        <w:t>:</w:t>
      </w:r>
    </w:p>
    <w:p w14:paraId="686B0C0C" w14:textId="77777777" w:rsidR="00CF2FEC" w:rsidRPr="00CF2FEC" w:rsidRDefault="00CF2FEC" w:rsidP="00CF2FEC">
      <w:pPr>
        <w:numPr>
          <w:ilvl w:val="0"/>
          <w:numId w:val="27"/>
        </w:numPr>
        <w:spacing w:after="80"/>
      </w:pPr>
      <w:r w:rsidRPr="00CF2FEC">
        <w:t>Tester must have Oracle SQL/PLUS installed, or an equivalent SQL client</w:t>
      </w:r>
      <w:r w:rsidR="00E8539B">
        <w:t>.</w:t>
      </w:r>
    </w:p>
    <w:p w14:paraId="6DBA045E" w14:textId="368327EE" w:rsidR="00CF2FEC" w:rsidRPr="00CF2FEC" w:rsidRDefault="00CF2FEC" w:rsidP="00CF2FEC">
      <w:pPr>
        <w:numPr>
          <w:ilvl w:val="0"/>
          <w:numId w:val="27"/>
        </w:numPr>
        <w:spacing w:after="80"/>
      </w:pPr>
      <w:r w:rsidRPr="00CF2FEC">
        <w:t>Tester must have TNS</w:t>
      </w:r>
      <w:r w:rsidR="00C97846">
        <w:t xml:space="preserve"> </w:t>
      </w:r>
      <w:r w:rsidRPr="00CF2FEC">
        <w:t>NAMES entry setup for &lt;DATABASE</w:t>
      </w:r>
      <w:r w:rsidR="00C97846">
        <w:t xml:space="preserve"> </w:t>
      </w:r>
      <w:r w:rsidRPr="00CF2FEC">
        <w:t>INSTANCE&gt;</w:t>
      </w:r>
      <w:r w:rsidR="00E8539B">
        <w:t>.</w:t>
      </w:r>
    </w:p>
    <w:p w14:paraId="14468C74" w14:textId="609F9C0B" w:rsidR="00CF2FEC" w:rsidRPr="00CF2FEC" w:rsidRDefault="00693FCB" w:rsidP="00CF2FEC">
      <w:pPr>
        <w:numPr>
          <w:ilvl w:val="0"/>
          <w:numId w:val="27"/>
        </w:numPr>
        <w:spacing w:after="80"/>
      </w:pPr>
      <w:r w:rsidRPr="00CF2FEC">
        <w:t>Tester must know password for KLD DATABASE SCHEMA</w:t>
      </w:r>
      <w:r w:rsidR="00CF2FEC" w:rsidRPr="00CF2FEC">
        <w:t>.</w:t>
      </w:r>
    </w:p>
    <w:p w14:paraId="7186ECD1" w14:textId="77777777" w:rsidR="00CF2FEC" w:rsidRPr="00CF2FEC" w:rsidRDefault="00CF2FEC" w:rsidP="00CF2FEC">
      <w:pPr>
        <w:numPr>
          <w:ilvl w:val="0"/>
          <w:numId w:val="27"/>
        </w:numPr>
        <w:spacing w:after="80"/>
      </w:pPr>
      <w:r w:rsidRPr="00CF2FEC">
        <w:t xml:space="preserve">Tester must have permission to use Kit Label Database in </w:t>
      </w:r>
      <w:r w:rsidR="00693FCB">
        <w:t xml:space="preserve">the </w:t>
      </w:r>
      <w:r w:rsidRPr="00CF2FEC">
        <w:t xml:space="preserve">environment </w:t>
      </w:r>
      <w:r w:rsidR="00693FCB">
        <w:t xml:space="preserve">that is </w:t>
      </w:r>
      <w:r w:rsidRPr="00CF2FEC">
        <w:t>being tested through membership of the following groups:</w:t>
      </w:r>
    </w:p>
    <w:p w14:paraId="60381458" w14:textId="77777777" w:rsidR="00CF2FEC" w:rsidRPr="00CF2FEC" w:rsidRDefault="00CF2FEC" w:rsidP="00CF2FEC">
      <w:pPr>
        <w:numPr>
          <w:ilvl w:val="1"/>
          <w:numId w:val="27"/>
        </w:numPr>
        <w:spacing w:before="40" w:after="40"/>
      </w:pPr>
      <w:proofErr w:type="spellStart"/>
      <w:r w:rsidRPr="00CF2FEC">
        <w:t>kld_skl_admin</w:t>
      </w:r>
      <w:proofErr w:type="spellEnd"/>
      <w:r w:rsidR="00E8539B">
        <w:t>,</w:t>
      </w:r>
    </w:p>
    <w:p w14:paraId="62716F13" w14:textId="77777777" w:rsidR="00CF2FEC" w:rsidRPr="00CF2FEC" w:rsidRDefault="00CF2FEC" w:rsidP="00CF2FEC">
      <w:pPr>
        <w:numPr>
          <w:ilvl w:val="1"/>
          <w:numId w:val="27"/>
        </w:numPr>
        <w:spacing w:before="40" w:after="40"/>
        <w:rPr>
          <w:lang w:val="pl-PL"/>
        </w:rPr>
      </w:pPr>
      <w:r w:rsidRPr="00CF2FEC">
        <w:rPr>
          <w:lang w:val="pl-PL"/>
        </w:rPr>
        <w:t>kld_bkl_admin</w:t>
      </w:r>
      <w:r w:rsidR="00E8539B">
        <w:rPr>
          <w:lang w:val="pl-PL"/>
        </w:rPr>
        <w:t>,</w:t>
      </w:r>
    </w:p>
    <w:p w14:paraId="34BF1674" w14:textId="77777777" w:rsidR="00CF2FEC" w:rsidRPr="00CF2FEC" w:rsidRDefault="00CF2FEC" w:rsidP="00CF2FEC">
      <w:pPr>
        <w:numPr>
          <w:ilvl w:val="1"/>
          <w:numId w:val="27"/>
        </w:numPr>
        <w:spacing w:before="40" w:after="40"/>
      </w:pPr>
      <w:proofErr w:type="spellStart"/>
      <w:r w:rsidRPr="00CF2FEC">
        <w:t>kld_stl_admin</w:t>
      </w:r>
      <w:proofErr w:type="spellEnd"/>
      <w:r w:rsidR="00E8539B">
        <w:t>,</w:t>
      </w:r>
    </w:p>
    <w:p w14:paraId="21CD1EDC" w14:textId="77777777" w:rsidR="00CF2FEC" w:rsidRPr="00CF2FEC" w:rsidRDefault="00CF2FEC" w:rsidP="00CF2FEC">
      <w:pPr>
        <w:numPr>
          <w:ilvl w:val="1"/>
          <w:numId w:val="27"/>
        </w:numPr>
        <w:spacing w:before="40" w:after="40"/>
      </w:pPr>
      <w:proofErr w:type="spellStart"/>
      <w:r w:rsidRPr="00CF2FEC">
        <w:t>kld_unblind</w:t>
      </w:r>
      <w:proofErr w:type="spellEnd"/>
      <w:r w:rsidR="00E8539B">
        <w:t>.</w:t>
      </w:r>
    </w:p>
    <w:p w14:paraId="1D78A588" w14:textId="77777777" w:rsidR="00CF2FEC" w:rsidRPr="00BD4F96" w:rsidRDefault="00CF2FEC" w:rsidP="00D961B6">
      <w:pPr>
        <w:pStyle w:val="ListParagraph"/>
        <w:numPr>
          <w:ilvl w:val="0"/>
          <w:numId w:val="27"/>
        </w:numPr>
        <w:spacing w:after="120"/>
        <w:rPr>
          <w:szCs w:val="20"/>
        </w:rPr>
      </w:pPr>
      <w:r w:rsidRPr="00CF2FEC">
        <w:t xml:space="preserve">Tester must have access to KLD </w:t>
      </w:r>
      <w:proofErr w:type="spellStart"/>
      <w:r w:rsidRPr="00CF2FEC">
        <w:t>Valicert</w:t>
      </w:r>
      <w:proofErr w:type="spellEnd"/>
      <w:r w:rsidRPr="00CF2FEC">
        <w:t xml:space="preserve"> root directory: </w:t>
      </w:r>
      <w:hyperlink r:id="rId14" w:history="1">
        <w:r w:rsidRPr="00BD4F96">
          <w:rPr>
            <w:color w:val="0000FF"/>
            <w:szCs w:val="20"/>
            <w:u w:val="single"/>
          </w:rPr>
          <w:t>\\ridnsg801.nala.roche.com\valicert_temp\SFTP\PGL\PDI\Randomisation</w:t>
        </w:r>
      </w:hyperlink>
      <w:r w:rsidR="00E8539B">
        <w:rPr>
          <w:color w:val="0000FF"/>
          <w:szCs w:val="20"/>
          <w:u w:val="single"/>
        </w:rPr>
        <w:t>.</w:t>
      </w:r>
    </w:p>
    <w:p w14:paraId="38730C1A" w14:textId="77777777" w:rsidR="00BD4F96" w:rsidRPr="00031D85" w:rsidRDefault="00BD4F96" w:rsidP="00D961B6">
      <w:pPr>
        <w:pStyle w:val="Text"/>
        <w:rPr>
          <w:b/>
          <w:bCs/>
        </w:rPr>
        <w:sectPr w:rsidR="00BD4F96" w:rsidRPr="00031D85" w:rsidSect="005F4E2E">
          <w:headerReference w:type="even" r:id="rId15"/>
          <w:headerReference w:type="default" r:id="rId16"/>
          <w:footerReference w:type="default" r:id="rId17"/>
          <w:type w:val="continuous"/>
          <w:pgSz w:w="11907" w:h="16839" w:code="9"/>
          <w:pgMar w:top="1587" w:right="1134" w:bottom="1843" w:left="1134" w:header="567" w:footer="1326" w:gutter="0"/>
          <w:cols w:space="720"/>
          <w:docGrid w:linePitch="360"/>
        </w:sectPr>
      </w:pPr>
    </w:p>
    <w:p w14:paraId="30A4160A" w14:textId="77777777" w:rsidR="00314F48" w:rsidRDefault="00CD2710" w:rsidP="00D961B6">
      <w:pPr>
        <w:pStyle w:val="Heading1"/>
      </w:pPr>
      <w:bookmarkStart w:id="19" w:name="_Toc465673629"/>
      <w:bookmarkStart w:id="20" w:name="_Toc47538645"/>
      <w:r w:rsidRPr="00031D85">
        <w:lastRenderedPageBreak/>
        <w:t>Test Cases</w:t>
      </w:r>
      <w:bookmarkEnd w:id="19"/>
      <w:bookmarkEnd w:id="20"/>
    </w:p>
    <w:p w14:paraId="21EE5A3F" w14:textId="77777777" w:rsidR="004B0BE8" w:rsidRPr="00AC2E17" w:rsidRDefault="00CF2FEC" w:rsidP="00D961B6">
      <w:pPr>
        <w:pStyle w:val="Heading2"/>
        <w:rPr>
          <w:szCs w:val="22"/>
        </w:rPr>
      </w:pPr>
      <w:bookmarkStart w:id="21" w:name="_Database_Availability"/>
      <w:bookmarkStart w:id="22" w:name="_Toc465673630"/>
      <w:bookmarkStart w:id="23" w:name="_Ref465854289"/>
      <w:bookmarkStart w:id="24" w:name="_Toc47538646"/>
      <w:bookmarkEnd w:id="21"/>
      <w:r w:rsidRPr="00AC2E17">
        <w:rPr>
          <w:szCs w:val="22"/>
        </w:rPr>
        <w:t>Database Availability</w:t>
      </w:r>
      <w:bookmarkEnd w:id="22"/>
      <w:bookmarkEnd w:id="23"/>
      <w:bookmarkEnd w:id="24"/>
    </w:p>
    <w:p w14:paraId="5008E9D8" w14:textId="77777777" w:rsidR="00CF2FEC" w:rsidRPr="00D961B6" w:rsidRDefault="004B0BE8" w:rsidP="00C17FB8">
      <w:r w:rsidRPr="00CF2FEC"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CF2FEC">
        <w:instrText xml:space="preserve"> FORMCHECKBOX </w:instrText>
      </w:r>
      <w:r w:rsidR="00366CCB">
        <w:fldChar w:fldCharType="separate"/>
      </w:r>
      <w:r w:rsidRPr="00CF2FEC">
        <w:fldChar w:fldCharType="end"/>
      </w:r>
      <w:r w:rsidRPr="00CF2FEC">
        <w:t xml:space="preserve"> This section is not</w:t>
      </w:r>
      <w:r>
        <w:t xml:space="preserve"> applicable to this execution. </w:t>
      </w:r>
      <w:r w:rsidRPr="00CF2FEC">
        <w:t xml:space="preserve">Initial &amp; Date: </w:t>
      </w:r>
      <w:r w:rsidR="008822BC">
        <w:rPr>
          <w:rFonts w:cs="Arial"/>
          <w:iCs/>
          <w:sz w:val="20"/>
        </w:rPr>
        <w:t xml:space="preserve">_______ </w:t>
      </w:r>
      <w:r w:rsidR="00CF2FEC" w:rsidRPr="00D961B6">
        <w:br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3251"/>
        <w:gridCol w:w="3250"/>
        <w:gridCol w:w="2931"/>
        <w:gridCol w:w="3966"/>
      </w:tblGrid>
      <w:tr w:rsidR="00CD2710" w:rsidRPr="00CD2710" w14:paraId="4CC354DC" w14:textId="77777777" w:rsidTr="00074FD0">
        <w:trPr>
          <w:cantSplit/>
          <w:trHeight w:val="461"/>
        </w:trPr>
        <w:tc>
          <w:tcPr>
            <w:tcW w:w="1213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999999" w:fill="D9D9D9"/>
            <w:vAlign w:val="center"/>
          </w:tcPr>
          <w:p w14:paraId="00FFDDD6" w14:textId="77777777" w:rsidR="00CD2710" w:rsidRPr="00CD2710" w:rsidRDefault="00CD2710" w:rsidP="00CD2710">
            <w:pPr>
              <w:pStyle w:val="TableText11"/>
              <w:rPr>
                <w:b/>
                <w:sz w:val="20"/>
              </w:rPr>
            </w:pPr>
            <w:r w:rsidRPr="00CD2710">
              <w:rPr>
                <w:sz w:val="20"/>
              </w:rPr>
              <w:br w:type="page"/>
            </w:r>
            <w:r w:rsidRPr="00CD2710">
              <w:rPr>
                <w:b/>
                <w:sz w:val="20"/>
              </w:rPr>
              <w:t>Test Case Number:</w:t>
            </w:r>
          </w:p>
        </w:tc>
        <w:tc>
          <w:tcPr>
            <w:tcW w:w="12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EE1077" w14:textId="77777777" w:rsidR="00CD2710" w:rsidRPr="00CD2710" w:rsidRDefault="00CF2FEC" w:rsidP="00CD2710">
            <w:pPr>
              <w:pStyle w:val="TableText11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0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999999" w:fill="D9D9D9"/>
            <w:vAlign w:val="center"/>
          </w:tcPr>
          <w:p w14:paraId="31FA8823" w14:textId="77777777" w:rsidR="00CD2710" w:rsidRPr="00CD2710" w:rsidRDefault="00CD2710" w:rsidP="00CD2710">
            <w:pPr>
              <w:pStyle w:val="TableText11"/>
              <w:rPr>
                <w:b/>
                <w:sz w:val="20"/>
              </w:rPr>
            </w:pPr>
            <w:r w:rsidRPr="00CD2710">
              <w:rPr>
                <w:sz w:val="20"/>
              </w:rPr>
              <w:br w:type="page"/>
            </w:r>
            <w:r w:rsidRPr="00CD2710">
              <w:rPr>
                <w:b/>
                <w:sz w:val="20"/>
              </w:rPr>
              <w:t>Reference Number:</w:t>
            </w:r>
          </w:p>
        </w:tc>
        <w:tc>
          <w:tcPr>
            <w:tcW w:w="14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73458319" w14:textId="77777777" w:rsidR="00CD2710" w:rsidRPr="00CD2710" w:rsidRDefault="00C34095" w:rsidP="00CD2710">
            <w:pPr>
              <w:pStyle w:val="TableText11"/>
              <w:rPr>
                <w:sz w:val="20"/>
              </w:rPr>
            </w:pPr>
            <w:r>
              <w:rPr>
                <w:sz w:val="20"/>
              </w:rPr>
              <w:t>N/A</w:t>
            </w:r>
          </w:p>
        </w:tc>
      </w:tr>
    </w:tbl>
    <w:p w14:paraId="7C9B62A5" w14:textId="77777777" w:rsidR="00CD2710" w:rsidRPr="00CD2710" w:rsidRDefault="00CD2710" w:rsidP="00CD2710">
      <w:pPr>
        <w:pStyle w:val="Text"/>
        <w:rPr>
          <w:rFonts w:cs="Arial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50"/>
        <w:gridCol w:w="10148"/>
      </w:tblGrid>
      <w:tr w:rsidR="00CD2710" w:rsidRPr="00CD2710" w14:paraId="2B3AE31A" w14:textId="77777777" w:rsidTr="00D961B6">
        <w:trPr>
          <w:cantSplit/>
          <w:trHeight w:val="454"/>
        </w:trPr>
        <w:tc>
          <w:tcPr>
            <w:tcW w:w="1213" w:type="pct"/>
            <w:shd w:val="clear" w:color="999999" w:fill="D9D9D9"/>
            <w:vAlign w:val="center"/>
          </w:tcPr>
          <w:p w14:paraId="70245544" w14:textId="77777777" w:rsidR="00CD2710" w:rsidRPr="00CD2710" w:rsidRDefault="00CD2710" w:rsidP="00CD2710">
            <w:pPr>
              <w:pStyle w:val="TableText11"/>
              <w:rPr>
                <w:b/>
                <w:sz w:val="20"/>
              </w:rPr>
            </w:pPr>
            <w:r w:rsidRPr="00CD2710">
              <w:rPr>
                <w:b/>
                <w:sz w:val="20"/>
              </w:rPr>
              <w:t>Test Objective:</w:t>
            </w:r>
          </w:p>
        </w:tc>
        <w:tc>
          <w:tcPr>
            <w:tcW w:w="3787" w:type="pct"/>
            <w:vAlign w:val="center"/>
          </w:tcPr>
          <w:p w14:paraId="3CE7FF53" w14:textId="3905CF12" w:rsidR="00CD2710" w:rsidRPr="00CD2710" w:rsidRDefault="00CE2638">
            <w:pPr>
              <w:pStyle w:val="TableText11"/>
              <w:rPr>
                <w:sz w:val="20"/>
              </w:rPr>
            </w:pPr>
            <w:r>
              <w:rPr>
                <w:sz w:val="20"/>
              </w:rPr>
              <w:t>Co</w:t>
            </w:r>
            <w:r w:rsidR="00CF2FEC" w:rsidRPr="00CF2FEC">
              <w:rPr>
                <w:sz w:val="20"/>
              </w:rPr>
              <w:t>nnectivity and availability of the Oracle backend database</w:t>
            </w:r>
            <w:r w:rsidR="00E8539B">
              <w:rPr>
                <w:sz w:val="20"/>
              </w:rPr>
              <w:t>.</w:t>
            </w:r>
          </w:p>
        </w:tc>
      </w:tr>
      <w:tr w:rsidR="00CD2710" w:rsidRPr="00CD2710" w14:paraId="417AF1CC" w14:textId="77777777" w:rsidTr="00D961B6">
        <w:trPr>
          <w:cantSplit/>
          <w:trHeight w:val="454"/>
        </w:trPr>
        <w:tc>
          <w:tcPr>
            <w:tcW w:w="1213" w:type="pct"/>
            <w:shd w:val="clear" w:color="999999" w:fill="D9D9D9"/>
            <w:vAlign w:val="center"/>
          </w:tcPr>
          <w:p w14:paraId="0D272F05" w14:textId="77777777" w:rsidR="00CD2710" w:rsidRPr="00CD2710" w:rsidRDefault="00CD2710" w:rsidP="00CD2710">
            <w:pPr>
              <w:pStyle w:val="TableText11"/>
              <w:rPr>
                <w:b/>
                <w:sz w:val="20"/>
              </w:rPr>
            </w:pPr>
            <w:r w:rsidRPr="00CD2710">
              <w:rPr>
                <w:b/>
                <w:sz w:val="20"/>
              </w:rPr>
              <w:t>Test Case Set-up / Prerequisite:</w:t>
            </w:r>
          </w:p>
        </w:tc>
        <w:tc>
          <w:tcPr>
            <w:tcW w:w="3787" w:type="pct"/>
            <w:vAlign w:val="center"/>
          </w:tcPr>
          <w:p w14:paraId="33438CBD" w14:textId="77777777" w:rsidR="00CD2710" w:rsidRPr="00CD2710" w:rsidRDefault="00CF2FEC" w:rsidP="00CD2710">
            <w:pPr>
              <w:pStyle w:val="TableText11"/>
              <w:rPr>
                <w:sz w:val="20"/>
              </w:rPr>
            </w:pPr>
            <w:r w:rsidRPr="00CF2FEC">
              <w:rPr>
                <w:sz w:val="20"/>
              </w:rPr>
              <w:t xml:space="preserve">See </w:t>
            </w:r>
            <w:hyperlink w:anchor="_Prerequisites" w:history="1">
              <w:r w:rsidRPr="008845B8">
                <w:rPr>
                  <w:rStyle w:val="Hyperlink"/>
                  <w:sz w:val="20"/>
                </w:rPr>
                <w:t>Prerequisites</w:t>
              </w:r>
            </w:hyperlink>
            <w:r w:rsidRPr="00CF2FEC">
              <w:rPr>
                <w:sz w:val="20"/>
              </w:rPr>
              <w:t xml:space="preserve"> section of this document</w:t>
            </w:r>
            <w:r w:rsidR="00E8539B">
              <w:rPr>
                <w:sz w:val="20"/>
              </w:rPr>
              <w:t>.</w:t>
            </w:r>
          </w:p>
        </w:tc>
      </w:tr>
    </w:tbl>
    <w:p w14:paraId="249AEF5C" w14:textId="77777777" w:rsidR="00CD2710" w:rsidRPr="00CD2710" w:rsidRDefault="00CD2710" w:rsidP="00CD2710">
      <w:pPr>
        <w:pStyle w:val="Text"/>
        <w:rPr>
          <w:rFonts w:cs="Arial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51"/>
        <w:gridCol w:w="4341"/>
        <w:gridCol w:w="3331"/>
        <w:gridCol w:w="3218"/>
        <w:gridCol w:w="892"/>
        <w:gridCol w:w="965"/>
      </w:tblGrid>
      <w:tr w:rsidR="001B633C" w:rsidRPr="00C53910" w14:paraId="2DFD8EE2" w14:textId="77777777" w:rsidTr="00714C6C">
        <w:trPr>
          <w:cantSplit/>
          <w:trHeight w:val="454"/>
          <w:tblHeader/>
        </w:trPr>
        <w:tc>
          <w:tcPr>
            <w:tcW w:w="243" w:type="pct"/>
            <w:tcBorders>
              <w:right w:val="single" w:sz="4" w:space="0" w:color="auto"/>
            </w:tcBorders>
            <w:shd w:val="clear" w:color="999999" w:fill="D9D9D9"/>
            <w:vAlign w:val="center"/>
          </w:tcPr>
          <w:p w14:paraId="66DD6480" w14:textId="77777777" w:rsidR="001B633C" w:rsidRPr="00ED0972" w:rsidRDefault="001B633C" w:rsidP="00074FD0">
            <w:pPr>
              <w:pStyle w:val="Text"/>
              <w:spacing w:before="40" w:after="40"/>
              <w:rPr>
                <w:b/>
                <w:sz w:val="20"/>
                <w:szCs w:val="20"/>
              </w:rPr>
            </w:pPr>
            <w:r w:rsidRPr="00ED0972">
              <w:rPr>
                <w:b/>
                <w:sz w:val="20"/>
                <w:szCs w:val="20"/>
              </w:rPr>
              <w:t>Step</w:t>
            </w:r>
          </w:p>
        </w:tc>
        <w:tc>
          <w:tcPr>
            <w:tcW w:w="1620" w:type="pct"/>
            <w:tcBorders>
              <w:left w:val="single" w:sz="4" w:space="0" w:color="auto"/>
              <w:right w:val="single" w:sz="4" w:space="0" w:color="auto"/>
            </w:tcBorders>
            <w:shd w:val="clear" w:color="999999" w:fill="D9D9D9"/>
            <w:vAlign w:val="center"/>
          </w:tcPr>
          <w:p w14:paraId="566578A9" w14:textId="77777777" w:rsidR="001B633C" w:rsidRPr="00ED0972" w:rsidRDefault="001B633C" w:rsidP="00074FD0">
            <w:pPr>
              <w:pStyle w:val="Text"/>
              <w:spacing w:before="40" w:after="40"/>
              <w:rPr>
                <w:b/>
                <w:sz w:val="20"/>
                <w:szCs w:val="20"/>
              </w:rPr>
            </w:pPr>
            <w:r w:rsidRPr="00ED0972">
              <w:rPr>
                <w:b/>
                <w:sz w:val="20"/>
                <w:szCs w:val="20"/>
              </w:rPr>
              <w:t>Instruction</w:t>
            </w:r>
          </w:p>
        </w:tc>
        <w:tc>
          <w:tcPr>
            <w:tcW w:w="1243" w:type="pct"/>
            <w:tcBorders>
              <w:left w:val="single" w:sz="4" w:space="0" w:color="auto"/>
              <w:right w:val="single" w:sz="4" w:space="0" w:color="auto"/>
            </w:tcBorders>
            <w:shd w:val="clear" w:color="999999" w:fill="D9D9D9"/>
            <w:vAlign w:val="center"/>
          </w:tcPr>
          <w:p w14:paraId="0DD2D665" w14:textId="77777777" w:rsidR="001B633C" w:rsidRPr="00ED0972" w:rsidRDefault="001B633C" w:rsidP="00074FD0">
            <w:pPr>
              <w:pStyle w:val="Text"/>
              <w:spacing w:before="40" w:after="40"/>
              <w:rPr>
                <w:b/>
                <w:sz w:val="20"/>
                <w:szCs w:val="20"/>
              </w:rPr>
            </w:pPr>
            <w:r w:rsidRPr="00ED0972">
              <w:rPr>
                <w:b/>
                <w:sz w:val="20"/>
                <w:szCs w:val="20"/>
              </w:rPr>
              <w:t>Expected Result</w:t>
            </w:r>
          </w:p>
        </w:tc>
        <w:tc>
          <w:tcPr>
            <w:tcW w:w="1201" w:type="pct"/>
            <w:tcBorders>
              <w:left w:val="single" w:sz="4" w:space="0" w:color="auto"/>
              <w:right w:val="single" w:sz="4" w:space="0" w:color="auto"/>
            </w:tcBorders>
            <w:shd w:val="clear" w:color="999999" w:fill="D9D9D9"/>
            <w:vAlign w:val="center"/>
          </w:tcPr>
          <w:p w14:paraId="6C77A2DA" w14:textId="77777777" w:rsidR="001B633C" w:rsidRPr="00ED0972" w:rsidRDefault="001B633C" w:rsidP="00074FD0">
            <w:pPr>
              <w:pStyle w:val="Text"/>
              <w:spacing w:before="40" w:after="40"/>
              <w:rPr>
                <w:b/>
                <w:sz w:val="20"/>
                <w:szCs w:val="20"/>
              </w:rPr>
            </w:pPr>
            <w:r w:rsidRPr="00ED0972">
              <w:rPr>
                <w:b/>
                <w:sz w:val="20"/>
                <w:szCs w:val="20"/>
              </w:rPr>
              <w:t>Actual Result</w:t>
            </w:r>
          </w:p>
        </w:tc>
        <w:tc>
          <w:tcPr>
            <w:tcW w:w="333" w:type="pct"/>
            <w:tcBorders>
              <w:left w:val="single" w:sz="4" w:space="0" w:color="auto"/>
              <w:right w:val="single" w:sz="4" w:space="0" w:color="auto"/>
            </w:tcBorders>
            <w:shd w:val="clear" w:color="999999" w:fill="D9D9D9"/>
          </w:tcPr>
          <w:p w14:paraId="44AF6DF2" w14:textId="77777777" w:rsidR="001B633C" w:rsidRPr="00ED0972" w:rsidRDefault="001B633C" w:rsidP="00960375">
            <w:pPr>
              <w:pStyle w:val="Text"/>
              <w:spacing w:before="40" w:after="40"/>
              <w:jc w:val="center"/>
              <w:rPr>
                <w:b/>
                <w:sz w:val="20"/>
                <w:szCs w:val="20"/>
              </w:rPr>
            </w:pPr>
            <w:r w:rsidRPr="00ED0972">
              <w:rPr>
                <w:b/>
                <w:sz w:val="20"/>
                <w:szCs w:val="20"/>
              </w:rPr>
              <w:t>Pass</w:t>
            </w:r>
          </w:p>
          <w:p w14:paraId="1919B45C" w14:textId="24D9FF8B" w:rsidR="001B633C" w:rsidRPr="00ED0972" w:rsidRDefault="001B633C" w:rsidP="00960375">
            <w:pPr>
              <w:pStyle w:val="Text"/>
              <w:spacing w:before="40" w:after="40"/>
              <w:jc w:val="center"/>
              <w:rPr>
                <w:b/>
                <w:sz w:val="20"/>
                <w:szCs w:val="20"/>
              </w:rPr>
            </w:pPr>
            <w:r w:rsidRPr="00ED0972">
              <w:rPr>
                <w:b/>
                <w:sz w:val="20"/>
                <w:szCs w:val="20"/>
              </w:rPr>
              <w:t>/</w:t>
            </w:r>
            <w:r w:rsidR="00EF19FB">
              <w:rPr>
                <w:b/>
                <w:sz w:val="20"/>
                <w:szCs w:val="20"/>
              </w:rPr>
              <w:t xml:space="preserve"> </w:t>
            </w:r>
            <w:r w:rsidRPr="00ED0972">
              <w:rPr>
                <w:b/>
                <w:sz w:val="20"/>
                <w:szCs w:val="20"/>
              </w:rPr>
              <w:t>Fail</w:t>
            </w:r>
          </w:p>
        </w:tc>
        <w:tc>
          <w:tcPr>
            <w:tcW w:w="360" w:type="pct"/>
            <w:tcBorders>
              <w:left w:val="single" w:sz="4" w:space="0" w:color="auto"/>
              <w:right w:val="single" w:sz="4" w:space="0" w:color="auto"/>
            </w:tcBorders>
            <w:shd w:val="clear" w:color="999999" w:fill="D9D9D9"/>
          </w:tcPr>
          <w:p w14:paraId="0A28DFED" w14:textId="77777777" w:rsidR="001B633C" w:rsidRDefault="001B633C" w:rsidP="00960375">
            <w:pPr>
              <w:pStyle w:val="Text"/>
              <w:spacing w:before="40" w:after="40"/>
              <w:jc w:val="center"/>
              <w:rPr>
                <w:b/>
                <w:sz w:val="20"/>
                <w:szCs w:val="20"/>
              </w:rPr>
            </w:pPr>
            <w:r w:rsidRPr="00076D8B">
              <w:rPr>
                <w:b/>
                <w:sz w:val="20"/>
                <w:szCs w:val="20"/>
              </w:rPr>
              <w:t>Initial</w:t>
            </w:r>
          </w:p>
          <w:p w14:paraId="5D234AE8" w14:textId="5DDEBCB3" w:rsidR="001B633C" w:rsidRPr="00ED0972" w:rsidRDefault="001B633C" w:rsidP="00960375">
            <w:pPr>
              <w:pStyle w:val="Text"/>
              <w:spacing w:before="40" w:after="40"/>
              <w:jc w:val="center"/>
              <w:rPr>
                <w:b/>
                <w:sz w:val="20"/>
                <w:szCs w:val="20"/>
              </w:rPr>
            </w:pPr>
            <w:r w:rsidRPr="00076D8B">
              <w:rPr>
                <w:b/>
                <w:sz w:val="20"/>
                <w:szCs w:val="20"/>
              </w:rPr>
              <w:t>/</w:t>
            </w:r>
            <w:r w:rsidR="00EF19FB">
              <w:rPr>
                <w:b/>
                <w:sz w:val="20"/>
                <w:szCs w:val="20"/>
              </w:rPr>
              <w:t xml:space="preserve"> </w:t>
            </w:r>
            <w:r w:rsidRPr="00076D8B">
              <w:rPr>
                <w:b/>
                <w:sz w:val="20"/>
                <w:szCs w:val="20"/>
              </w:rPr>
              <w:t>Date</w:t>
            </w:r>
          </w:p>
        </w:tc>
      </w:tr>
      <w:tr w:rsidR="00714C6C" w:rsidRPr="00C53910" w14:paraId="7B0BA155" w14:textId="77777777" w:rsidTr="00714C6C">
        <w:trPr>
          <w:cantSplit/>
          <w:trHeight w:val="1390"/>
        </w:trPr>
        <w:tc>
          <w:tcPr>
            <w:tcW w:w="243" w:type="pct"/>
          </w:tcPr>
          <w:p w14:paraId="735F3D74" w14:textId="77777777" w:rsidR="00714C6C" w:rsidRPr="00ED0972" w:rsidRDefault="00714C6C" w:rsidP="00714C6C">
            <w:pPr>
              <w:pStyle w:val="Text"/>
              <w:numPr>
                <w:ilvl w:val="0"/>
                <w:numId w:val="29"/>
              </w:numPr>
              <w:spacing w:before="40" w:after="40"/>
              <w:rPr>
                <w:sz w:val="20"/>
                <w:szCs w:val="20"/>
              </w:rPr>
            </w:pPr>
          </w:p>
        </w:tc>
        <w:tc>
          <w:tcPr>
            <w:tcW w:w="1620" w:type="pct"/>
          </w:tcPr>
          <w:p w14:paraId="27C584AD" w14:textId="77777777" w:rsidR="00714C6C" w:rsidRPr="00D961B6" w:rsidRDefault="00714C6C" w:rsidP="00714C6C">
            <w:pPr>
              <w:pStyle w:val="TT1TableText"/>
              <w:rPr>
                <w:rFonts w:ascii="Arial" w:hAnsi="Arial"/>
                <w:sz w:val="20"/>
              </w:rPr>
            </w:pPr>
            <w:bookmarkStart w:id="25" w:name="Point511"/>
            <w:r w:rsidRPr="00D961B6">
              <w:rPr>
                <w:rFonts w:ascii="Arial" w:hAnsi="Arial"/>
                <w:iCs/>
                <w:sz w:val="20"/>
              </w:rPr>
              <w:t xml:space="preserve">Initiate an SQL client session and </w:t>
            </w:r>
            <w:r w:rsidRPr="00D961B6">
              <w:rPr>
                <w:rFonts w:ascii="Arial" w:hAnsi="Arial"/>
                <w:sz w:val="20"/>
              </w:rPr>
              <w:t>Logon to KLD account using required password against &lt;DATABASE INSTANCE&gt;.</w:t>
            </w:r>
          </w:p>
          <w:bookmarkEnd w:id="25"/>
          <w:p w14:paraId="5F7FAC4D" w14:textId="77777777" w:rsidR="00714C6C" w:rsidRPr="00D961B6" w:rsidRDefault="00714C6C" w:rsidP="00714C6C">
            <w:pPr>
              <w:pStyle w:val="TT1TableText"/>
              <w:rPr>
                <w:rFonts w:ascii="Arial" w:hAnsi="Arial"/>
                <w:sz w:val="20"/>
              </w:rPr>
            </w:pPr>
          </w:p>
          <w:p w14:paraId="23593A1C" w14:textId="695D0B05" w:rsidR="00714C6C" w:rsidRPr="00074FD0" w:rsidRDefault="00714C6C" w:rsidP="00714C6C">
            <w:pPr>
              <w:pStyle w:val="TT1TableText"/>
              <w:rPr>
                <w:rFonts w:ascii="Arial" w:hAnsi="Arial"/>
                <w:b/>
                <w:iCs/>
                <w:sz w:val="20"/>
              </w:rPr>
            </w:pPr>
            <w:r w:rsidRPr="00351952">
              <w:rPr>
                <w:rFonts w:ascii="Arial" w:hAnsi="Arial"/>
                <w:sz w:val="20"/>
              </w:rPr>
              <w:t>Take</w:t>
            </w:r>
            <w:r>
              <w:rPr>
                <w:rFonts w:ascii="Arial" w:hAnsi="Arial"/>
                <w:sz w:val="20"/>
              </w:rPr>
              <w:t xml:space="preserve"> a </w:t>
            </w:r>
            <w:r w:rsidRPr="00AC2E17">
              <w:rPr>
                <w:rFonts w:ascii="Arial" w:hAnsi="Arial"/>
                <w:b/>
                <w:sz w:val="20"/>
              </w:rPr>
              <w:t>screenshot</w:t>
            </w:r>
            <w:r w:rsidRPr="00351952">
              <w:rPr>
                <w:rFonts w:ascii="Arial" w:hAnsi="Arial"/>
                <w:sz w:val="20"/>
              </w:rPr>
              <w:t xml:space="preserve"> and attach </w:t>
            </w:r>
            <w:r>
              <w:rPr>
                <w:rFonts w:ascii="Arial" w:hAnsi="Arial"/>
                <w:sz w:val="20"/>
              </w:rPr>
              <w:t xml:space="preserve">it to </w:t>
            </w:r>
            <w:hyperlink w:anchor="_Appendix_B_–" w:history="1">
              <w:r w:rsidRPr="00AC2E17">
                <w:rPr>
                  <w:rStyle w:val="Hyperlink"/>
                  <w:rFonts w:ascii="Arial" w:hAnsi="Arial"/>
                  <w:sz w:val="20"/>
                </w:rPr>
                <w:t>Appendix B.</w:t>
              </w:r>
            </w:hyperlink>
          </w:p>
        </w:tc>
        <w:tc>
          <w:tcPr>
            <w:tcW w:w="1243" w:type="pct"/>
          </w:tcPr>
          <w:p w14:paraId="3117018A" w14:textId="4759918A" w:rsidR="00714C6C" w:rsidRPr="00D961B6" w:rsidRDefault="00714C6C" w:rsidP="00714C6C">
            <w:pPr>
              <w:pStyle w:val="TT1TableText"/>
              <w:rPr>
                <w:rFonts w:ascii="Arial" w:hAnsi="Arial"/>
                <w:iCs/>
                <w:sz w:val="20"/>
              </w:rPr>
            </w:pPr>
            <w:r w:rsidRPr="00D961B6">
              <w:rPr>
                <w:rFonts w:ascii="Arial" w:hAnsi="Arial"/>
                <w:iCs/>
                <w:sz w:val="20"/>
              </w:rPr>
              <w:t xml:space="preserve">SQL client session to database </w:t>
            </w:r>
            <w:r>
              <w:rPr>
                <w:rFonts w:ascii="Arial" w:hAnsi="Arial"/>
                <w:iCs/>
                <w:sz w:val="20"/>
              </w:rPr>
              <w:t>successfully</w:t>
            </w:r>
            <w:r w:rsidRPr="00D961B6">
              <w:rPr>
                <w:rFonts w:ascii="Arial" w:hAnsi="Arial"/>
                <w:iCs/>
                <w:sz w:val="20"/>
              </w:rPr>
              <w:t xml:space="preserve"> created.</w:t>
            </w:r>
          </w:p>
          <w:p w14:paraId="5AA2DBE7" w14:textId="77777777" w:rsidR="00714C6C" w:rsidRPr="00D961B6" w:rsidRDefault="00714C6C" w:rsidP="00714C6C">
            <w:pPr>
              <w:pStyle w:val="TT1TableText"/>
              <w:rPr>
                <w:rFonts w:ascii="Arial" w:hAnsi="Arial"/>
                <w:iCs/>
                <w:sz w:val="20"/>
              </w:rPr>
            </w:pPr>
          </w:p>
        </w:tc>
        <w:tc>
          <w:tcPr>
            <w:tcW w:w="1201" w:type="pct"/>
          </w:tcPr>
          <w:p w14:paraId="75626610" w14:textId="77777777" w:rsidR="00714C6C" w:rsidRPr="00D961B6" w:rsidRDefault="00714C6C" w:rsidP="00714C6C">
            <w:pPr>
              <w:pStyle w:val="TT1TableText"/>
              <w:rPr>
                <w:rFonts w:ascii="Arial" w:hAnsi="Arial"/>
                <w:iCs/>
                <w:sz w:val="20"/>
              </w:rPr>
            </w:pPr>
            <w:r>
              <w:rPr>
                <w:rFonts w:ascii="Arial" w:hAnsi="Arial"/>
                <w:iCs/>
                <w:sz w:val="20"/>
              </w:rPr>
              <w:t xml:space="preserve">SQL client session to database </w:t>
            </w:r>
            <w:proofErr w:type="gramStart"/>
            <w:r>
              <w:rPr>
                <w:rFonts w:ascii="Arial" w:hAnsi="Arial"/>
                <w:iCs/>
                <w:sz w:val="20"/>
              </w:rPr>
              <w:t>is</w:t>
            </w:r>
            <w:r w:rsidRPr="00D961B6">
              <w:rPr>
                <w:rFonts w:ascii="Arial" w:hAnsi="Arial"/>
                <w:iCs/>
                <w:sz w:val="20"/>
              </w:rPr>
              <w:t xml:space="preserve"> successfully created</w:t>
            </w:r>
            <w:proofErr w:type="gramEnd"/>
            <w:r w:rsidRPr="00D961B6">
              <w:rPr>
                <w:rFonts w:ascii="Arial" w:hAnsi="Arial"/>
                <w:iCs/>
                <w:sz w:val="20"/>
              </w:rPr>
              <w:t>.</w:t>
            </w:r>
          </w:p>
          <w:p w14:paraId="5AF27C7B" w14:textId="77777777" w:rsidR="00714C6C" w:rsidRDefault="00714C6C" w:rsidP="00714C6C">
            <w:pPr>
              <w:pStyle w:val="TT1TableText"/>
            </w:pPr>
          </w:p>
          <w:p w14:paraId="34DB25C7" w14:textId="239E6083" w:rsidR="00714C6C" w:rsidRPr="00314F48" w:rsidRDefault="00714C6C" w:rsidP="00714C6C">
            <w:pPr>
              <w:pStyle w:val="TT1TableText"/>
            </w:pPr>
            <w:r w:rsidRPr="0040722B">
              <w:rPr>
                <w:rFonts w:ascii="Arial" w:hAnsi="Arial" w:cs="Arial"/>
                <w:sz w:val="20"/>
              </w:rPr>
              <w:t>Refer to Appendix B for Test Evidence.</w:t>
            </w:r>
          </w:p>
        </w:tc>
        <w:tc>
          <w:tcPr>
            <w:tcW w:w="333" w:type="pct"/>
          </w:tcPr>
          <w:p w14:paraId="56451C9B" w14:textId="047E9139" w:rsidR="00714C6C" w:rsidRPr="00ED0972" w:rsidRDefault="00714C6C" w:rsidP="00714C6C">
            <w:pPr>
              <w:pStyle w:val="Text"/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60" w:type="pct"/>
          </w:tcPr>
          <w:p w14:paraId="346753EE" w14:textId="0BEDB6DB" w:rsidR="00714C6C" w:rsidRPr="00ED0972" w:rsidRDefault="0035388E" w:rsidP="00A056E3">
            <w:pPr>
              <w:pStyle w:val="Text"/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  <w:tr w:rsidR="00714C6C" w:rsidRPr="00C53910" w14:paraId="3EC9D3BF" w14:textId="77777777" w:rsidTr="00665EFA">
        <w:trPr>
          <w:cantSplit/>
          <w:trHeight w:val="454"/>
        </w:trPr>
        <w:tc>
          <w:tcPr>
            <w:tcW w:w="243" w:type="pct"/>
          </w:tcPr>
          <w:p w14:paraId="08392BD9" w14:textId="77777777" w:rsidR="00714C6C" w:rsidRPr="00ED0972" w:rsidRDefault="00714C6C" w:rsidP="00714C6C">
            <w:pPr>
              <w:pStyle w:val="Text"/>
              <w:numPr>
                <w:ilvl w:val="0"/>
                <w:numId w:val="29"/>
              </w:numPr>
              <w:spacing w:before="40" w:after="40"/>
              <w:jc w:val="right"/>
              <w:rPr>
                <w:sz w:val="20"/>
                <w:szCs w:val="20"/>
              </w:rPr>
            </w:pPr>
          </w:p>
        </w:tc>
        <w:tc>
          <w:tcPr>
            <w:tcW w:w="1620" w:type="pct"/>
          </w:tcPr>
          <w:p w14:paraId="1453E1F3" w14:textId="77777777" w:rsidR="00714C6C" w:rsidRPr="00D961B6" w:rsidRDefault="00714C6C" w:rsidP="00714C6C">
            <w:pPr>
              <w:pStyle w:val="TT1TableText"/>
              <w:rPr>
                <w:rFonts w:ascii="Arial" w:hAnsi="Arial"/>
                <w:iCs/>
                <w:sz w:val="20"/>
              </w:rPr>
            </w:pPr>
            <w:r w:rsidRPr="00D961B6">
              <w:rPr>
                <w:rFonts w:ascii="Arial" w:hAnsi="Arial"/>
                <w:iCs/>
                <w:sz w:val="20"/>
              </w:rPr>
              <w:t>Exit SQL session.</w:t>
            </w:r>
          </w:p>
        </w:tc>
        <w:tc>
          <w:tcPr>
            <w:tcW w:w="1243" w:type="pct"/>
          </w:tcPr>
          <w:p w14:paraId="710FF101" w14:textId="7CC2BE66" w:rsidR="00714C6C" w:rsidRPr="00D961B6" w:rsidRDefault="00714C6C" w:rsidP="00714C6C">
            <w:pPr>
              <w:pStyle w:val="TT1TableText"/>
              <w:rPr>
                <w:rFonts w:ascii="Arial" w:hAnsi="Arial"/>
                <w:iCs/>
                <w:sz w:val="20"/>
              </w:rPr>
            </w:pPr>
            <w:r w:rsidRPr="00D961B6">
              <w:rPr>
                <w:rFonts w:ascii="Arial" w:hAnsi="Arial"/>
                <w:iCs/>
                <w:sz w:val="20"/>
              </w:rPr>
              <w:t>SQL session closed.</w:t>
            </w:r>
          </w:p>
        </w:tc>
        <w:tc>
          <w:tcPr>
            <w:tcW w:w="1201" w:type="pct"/>
          </w:tcPr>
          <w:p w14:paraId="0B9DA961" w14:textId="6B333C68" w:rsidR="00714C6C" w:rsidRPr="00314F48" w:rsidRDefault="00714C6C" w:rsidP="00714C6C">
            <w:pPr>
              <w:pStyle w:val="Text"/>
              <w:spacing w:before="40" w:after="40"/>
              <w:rPr>
                <w:sz w:val="20"/>
                <w:szCs w:val="20"/>
              </w:rPr>
            </w:pPr>
            <w:r w:rsidRPr="00D961B6">
              <w:rPr>
                <w:iCs/>
                <w:sz w:val="20"/>
              </w:rPr>
              <w:t xml:space="preserve">SQL session </w:t>
            </w:r>
            <w:r>
              <w:rPr>
                <w:iCs/>
                <w:sz w:val="20"/>
              </w:rPr>
              <w:t>is closed.</w:t>
            </w:r>
          </w:p>
        </w:tc>
        <w:tc>
          <w:tcPr>
            <w:tcW w:w="333" w:type="pct"/>
          </w:tcPr>
          <w:p w14:paraId="3A77A503" w14:textId="19548CD7" w:rsidR="00714C6C" w:rsidRPr="00ED0972" w:rsidRDefault="00714C6C" w:rsidP="00714C6C">
            <w:pPr>
              <w:pStyle w:val="Text"/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60" w:type="pct"/>
          </w:tcPr>
          <w:p w14:paraId="1B023577" w14:textId="65400BF4" w:rsidR="00714C6C" w:rsidRPr="00ED0972" w:rsidRDefault="0035388E" w:rsidP="00714C6C">
            <w:pPr>
              <w:pStyle w:val="Text"/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</w:tbl>
    <w:p w14:paraId="5FCD2518" w14:textId="77777777" w:rsidR="00CD2710" w:rsidRDefault="00CD2710" w:rsidP="00CD2710">
      <w:pPr>
        <w:pStyle w:val="Text"/>
        <w:rPr>
          <w:rFonts w:cs="Arial"/>
          <w:lang w:eastAsia="ja-JP"/>
        </w:rPr>
      </w:pPr>
    </w:p>
    <w:p w14:paraId="5C14FA56" w14:textId="77777777" w:rsidR="00314F48" w:rsidRDefault="00314F48">
      <w:pPr>
        <w:rPr>
          <w:rFonts w:eastAsia="MS Mincho" w:cs="Arial"/>
          <w:b/>
          <w:bCs/>
          <w:iCs/>
          <w:lang w:eastAsia="ja-JP"/>
        </w:rPr>
      </w:pPr>
      <w:r>
        <w:br w:type="page"/>
      </w:r>
    </w:p>
    <w:p w14:paraId="2BD48F4F" w14:textId="77777777" w:rsidR="00CF2FEC" w:rsidRPr="00AC2E17" w:rsidRDefault="00CF2FEC" w:rsidP="00D961B6">
      <w:pPr>
        <w:pStyle w:val="Heading2"/>
        <w:rPr>
          <w:sz w:val="36"/>
        </w:rPr>
      </w:pPr>
      <w:bookmarkStart w:id="26" w:name="_Global_Navigation"/>
      <w:bookmarkStart w:id="27" w:name="_Toc465673631"/>
      <w:bookmarkStart w:id="28" w:name="_Ref465854303"/>
      <w:bookmarkStart w:id="29" w:name="_Toc47538647"/>
      <w:bookmarkEnd w:id="26"/>
      <w:r w:rsidRPr="00AC2E17">
        <w:rPr>
          <w:szCs w:val="22"/>
        </w:rPr>
        <w:lastRenderedPageBreak/>
        <w:t>Global Navigation</w:t>
      </w:r>
      <w:bookmarkEnd w:id="27"/>
      <w:bookmarkEnd w:id="28"/>
      <w:bookmarkEnd w:id="29"/>
    </w:p>
    <w:p w14:paraId="148A89EA" w14:textId="77777777" w:rsidR="00CF2FEC" w:rsidRPr="00CF2FEC" w:rsidRDefault="00CF2FEC" w:rsidP="00CF2FEC">
      <w:r w:rsidRPr="00CF2FEC"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CF2FEC">
        <w:instrText xml:space="preserve"> FORMCHECKBOX </w:instrText>
      </w:r>
      <w:r w:rsidR="00366CCB">
        <w:fldChar w:fldCharType="separate"/>
      </w:r>
      <w:r w:rsidRPr="00CF2FEC">
        <w:fldChar w:fldCharType="end"/>
      </w:r>
      <w:r w:rsidRPr="00CF2FEC">
        <w:t xml:space="preserve"> This section is not applicable to this execution. Initial &amp; Date: </w:t>
      </w:r>
      <w:r w:rsidR="001A1733">
        <w:rPr>
          <w:rFonts w:cs="Arial"/>
          <w:iCs/>
          <w:sz w:val="20"/>
        </w:rPr>
        <w:t xml:space="preserve">_______ </w:t>
      </w:r>
    </w:p>
    <w:p w14:paraId="21D9A309" w14:textId="77777777" w:rsidR="00CF2FEC" w:rsidRDefault="00CF2FEC" w:rsidP="00CF2FEC">
      <w:pPr>
        <w:pStyle w:val="Text"/>
        <w:rPr>
          <w:lang w:eastAsia="ja-JP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3251"/>
        <w:gridCol w:w="3250"/>
        <w:gridCol w:w="2931"/>
        <w:gridCol w:w="3966"/>
      </w:tblGrid>
      <w:tr w:rsidR="00CF2FEC" w:rsidRPr="00AC2E17" w14:paraId="53366BE6" w14:textId="77777777" w:rsidTr="00074FD0">
        <w:trPr>
          <w:cantSplit/>
          <w:trHeight w:val="461"/>
        </w:trPr>
        <w:tc>
          <w:tcPr>
            <w:tcW w:w="1213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999999" w:fill="D9D9D9"/>
            <w:vAlign w:val="center"/>
          </w:tcPr>
          <w:p w14:paraId="35505F9F" w14:textId="77777777" w:rsidR="00CF2FEC" w:rsidRPr="00AC2E17" w:rsidRDefault="00CF2FEC" w:rsidP="00CF2FEC">
            <w:pPr>
              <w:spacing w:before="40" w:after="40"/>
              <w:rPr>
                <w:b/>
                <w:sz w:val="20"/>
              </w:rPr>
            </w:pPr>
            <w:r w:rsidRPr="00AC2E17">
              <w:rPr>
                <w:sz w:val="20"/>
              </w:rPr>
              <w:br w:type="page"/>
            </w:r>
            <w:r w:rsidRPr="00AC2E17">
              <w:rPr>
                <w:b/>
                <w:sz w:val="20"/>
              </w:rPr>
              <w:t>Test Case Number:</w:t>
            </w:r>
          </w:p>
        </w:tc>
        <w:tc>
          <w:tcPr>
            <w:tcW w:w="12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7117F2" w14:textId="77777777" w:rsidR="00CF2FEC" w:rsidRPr="00AC2E17" w:rsidRDefault="00CF2FEC" w:rsidP="00CF2FEC">
            <w:pPr>
              <w:spacing w:before="40" w:after="40"/>
              <w:rPr>
                <w:sz w:val="20"/>
              </w:rPr>
            </w:pPr>
            <w:r w:rsidRPr="00AC2E17">
              <w:rPr>
                <w:sz w:val="20"/>
              </w:rPr>
              <w:t>2</w:t>
            </w:r>
          </w:p>
        </w:tc>
        <w:tc>
          <w:tcPr>
            <w:tcW w:w="10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999999" w:fill="D9D9D9"/>
            <w:vAlign w:val="center"/>
          </w:tcPr>
          <w:p w14:paraId="78B0A02A" w14:textId="77777777" w:rsidR="00CF2FEC" w:rsidRPr="00AC2E17" w:rsidRDefault="00CF2FEC" w:rsidP="00CF2FEC">
            <w:pPr>
              <w:spacing w:before="40" w:after="40"/>
              <w:rPr>
                <w:b/>
                <w:sz w:val="20"/>
              </w:rPr>
            </w:pPr>
            <w:r w:rsidRPr="00AC2E17">
              <w:rPr>
                <w:b/>
                <w:sz w:val="20"/>
              </w:rPr>
              <w:br w:type="page"/>
              <w:t>Reference Number:</w:t>
            </w:r>
          </w:p>
        </w:tc>
        <w:tc>
          <w:tcPr>
            <w:tcW w:w="14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2AFD51C3" w14:textId="560F59BF" w:rsidR="00CF2FEC" w:rsidRPr="00AC2E17" w:rsidRDefault="00D3026E" w:rsidP="00CF2FEC">
            <w:pPr>
              <w:spacing w:before="40" w:after="40"/>
              <w:rPr>
                <w:sz w:val="20"/>
              </w:rPr>
            </w:pPr>
            <w:r w:rsidRPr="00AC2E17">
              <w:rPr>
                <w:sz w:val="20"/>
              </w:rPr>
              <w:t>FS 5.2</w:t>
            </w:r>
          </w:p>
        </w:tc>
      </w:tr>
    </w:tbl>
    <w:p w14:paraId="69D62A06" w14:textId="77777777" w:rsidR="00CF2FEC" w:rsidRPr="00AC2E17" w:rsidRDefault="00CF2FEC" w:rsidP="00CF2FEC">
      <w:pPr>
        <w:spacing w:after="120"/>
        <w:rPr>
          <w:sz w:val="2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50"/>
        <w:gridCol w:w="10148"/>
      </w:tblGrid>
      <w:tr w:rsidR="00CF2FEC" w:rsidRPr="00AC2E17" w14:paraId="44137456" w14:textId="77777777" w:rsidTr="00074FD0">
        <w:trPr>
          <w:cantSplit/>
          <w:trHeight w:val="454"/>
        </w:trPr>
        <w:tc>
          <w:tcPr>
            <w:tcW w:w="1213" w:type="pct"/>
            <w:tcBorders>
              <w:bottom w:val="single" w:sz="4" w:space="0" w:color="auto"/>
            </w:tcBorders>
            <w:shd w:val="clear" w:color="999999" w:fill="D9D9D9"/>
            <w:vAlign w:val="center"/>
          </w:tcPr>
          <w:p w14:paraId="58170F5B" w14:textId="77777777" w:rsidR="00CF2FEC" w:rsidRPr="00AC2E17" w:rsidRDefault="00CF2FEC" w:rsidP="00CF2FEC">
            <w:pPr>
              <w:spacing w:before="40" w:after="40"/>
              <w:rPr>
                <w:b/>
                <w:sz w:val="20"/>
              </w:rPr>
            </w:pPr>
            <w:r w:rsidRPr="00AC2E17">
              <w:rPr>
                <w:b/>
                <w:sz w:val="20"/>
              </w:rPr>
              <w:t>Test Objective:</w:t>
            </w:r>
          </w:p>
        </w:tc>
        <w:tc>
          <w:tcPr>
            <w:tcW w:w="3787" w:type="pct"/>
            <w:vAlign w:val="center"/>
          </w:tcPr>
          <w:p w14:paraId="07B4F479" w14:textId="25F2D69F" w:rsidR="00CF2FEC" w:rsidRPr="00AC2E17" w:rsidRDefault="00CF2FEC">
            <w:pPr>
              <w:spacing w:before="40" w:after="40"/>
              <w:rPr>
                <w:sz w:val="20"/>
              </w:rPr>
            </w:pPr>
            <w:r w:rsidRPr="00AC2E17">
              <w:rPr>
                <w:sz w:val="20"/>
              </w:rPr>
              <w:t xml:space="preserve">KLD application </w:t>
            </w:r>
            <w:r w:rsidR="00CE2638" w:rsidRPr="00AC2E17">
              <w:rPr>
                <w:sz w:val="20"/>
              </w:rPr>
              <w:t>accessibility</w:t>
            </w:r>
            <w:r w:rsidRPr="00AC2E17">
              <w:rPr>
                <w:sz w:val="20"/>
              </w:rPr>
              <w:t>.</w:t>
            </w:r>
          </w:p>
        </w:tc>
      </w:tr>
      <w:tr w:rsidR="00CF2FEC" w:rsidRPr="00AC2E17" w14:paraId="4BA504FB" w14:textId="77777777" w:rsidTr="00074FD0">
        <w:trPr>
          <w:cantSplit/>
          <w:trHeight w:val="454"/>
        </w:trPr>
        <w:tc>
          <w:tcPr>
            <w:tcW w:w="1213" w:type="pct"/>
            <w:tcBorders>
              <w:top w:val="single" w:sz="4" w:space="0" w:color="auto"/>
            </w:tcBorders>
            <w:shd w:val="clear" w:color="999999" w:fill="D9D9D9"/>
            <w:vAlign w:val="center"/>
          </w:tcPr>
          <w:p w14:paraId="3962F1CA" w14:textId="77777777" w:rsidR="00CF2FEC" w:rsidRPr="00AC2E17" w:rsidRDefault="00CF2FEC" w:rsidP="00CF2FEC">
            <w:pPr>
              <w:spacing w:before="40" w:after="40"/>
              <w:rPr>
                <w:b/>
                <w:sz w:val="20"/>
              </w:rPr>
            </w:pPr>
            <w:r w:rsidRPr="00AC2E17">
              <w:rPr>
                <w:b/>
                <w:sz w:val="20"/>
              </w:rPr>
              <w:t>Test Case Set-up / Prerequisite:</w:t>
            </w:r>
          </w:p>
        </w:tc>
        <w:tc>
          <w:tcPr>
            <w:tcW w:w="3787" w:type="pct"/>
            <w:vAlign w:val="center"/>
          </w:tcPr>
          <w:p w14:paraId="23E2B777" w14:textId="77777777" w:rsidR="00CF2FEC" w:rsidRPr="00AC2E17" w:rsidRDefault="00CF2FEC" w:rsidP="00CF2FEC">
            <w:pPr>
              <w:spacing w:before="40" w:after="40"/>
              <w:rPr>
                <w:sz w:val="20"/>
              </w:rPr>
            </w:pPr>
            <w:r w:rsidRPr="00AC2E17">
              <w:rPr>
                <w:sz w:val="20"/>
              </w:rPr>
              <w:t xml:space="preserve">See </w:t>
            </w:r>
            <w:hyperlink w:anchor="_Prerequisites" w:history="1">
              <w:r w:rsidRPr="00AC2E17">
                <w:rPr>
                  <w:rStyle w:val="Hyperlink"/>
                  <w:sz w:val="20"/>
                </w:rPr>
                <w:t>Prerequisites</w:t>
              </w:r>
            </w:hyperlink>
            <w:r w:rsidRPr="00AC2E17">
              <w:rPr>
                <w:sz w:val="20"/>
              </w:rPr>
              <w:t xml:space="preserve"> section of this document.</w:t>
            </w:r>
          </w:p>
        </w:tc>
      </w:tr>
    </w:tbl>
    <w:p w14:paraId="14BCE63B" w14:textId="77777777" w:rsidR="00CF2FEC" w:rsidRPr="00AC2E17" w:rsidRDefault="00CF2FEC" w:rsidP="00CF2FEC">
      <w:pPr>
        <w:spacing w:after="120"/>
        <w:rPr>
          <w:sz w:val="2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52"/>
        <w:gridCol w:w="4406"/>
        <w:gridCol w:w="3149"/>
        <w:gridCol w:w="3336"/>
        <w:gridCol w:w="815"/>
        <w:gridCol w:w="1040"/>
      </w:tblGrid>
      <w:tr w:rsidR="001B633C" w:rsidRPr="00AC2E17" w14:paraId="1E3A1901" w14:textId="77777777" w:rsidTr="00714C6C">
        <w:trPr>
          <w:cantSplit/>
          <w:trHeight w:val="454"/>
          <w:tblHeader/>
        </w:trPr>
        <w:tc>
          <w:tcPr>
            <w:tcW w:w="243" w:type="pct"/>
            <w:tcBorders>
              <w:right w:val="single" w:sz="4" w:space="0" w:color="auto"/>
            </w:tcBorders>
            <w:shd w:val="clear" w:color="999999" w:fill="D9D9D9"/>
            <w:vAlign w:val="center"/>
          </w:tcPr>
          <w:p w14:paraId="2DD91F21" w14:textId="77777777" w:rsidR="001B633C" w:rsidRPr="00AC2E17" w:rsidRDefault="001B633C" w:rsidP="001B633C">
            <w:pPr>
              <w:spacing w:before="40" w:after="40"/>
              <w:rPr>
                <w:b/>
                <w:sz w:val="20"/>
              </w:rPr>
            </w:pPr>
            <w:r w:rsidRPr="00AC2E17">
              <w:rPr>
                <w:b/>
                <w:sz w:val="20"/>
              </w:rPr>
              <w:t>Step</w:t>
            </w:r>
          </w:p>
        </w:tc>
        <w:tc>
          <w:tcPr>
            <w:tcW w:w="1644" w:type="pct"/>
            <w:tcBorders>
              <w:left w:val="single" w:sz="4" w:space="0" w:color="auto"/>
              <w:right w:val="single" w:sz="4" w:space="0" w:color="auto"/>
            </w:tcBorders>
            <w:shd w:val="clear" w:color="999999" w:fill="D9D9D9"/>
            <w:vAlign w:val="center"/>
          </w:tcPr>
          <w:p w14:paraId="7D8C0994" w14:textId="77777777" w:rsidR="001B633C" w:rsidRPr="00AC2E17" w:rsidRDefault="001B633C" w:rsidP="001B633C">
            <w:pPr>
              <w:spacing w:before="40" w:after="40"/>
              <w:rPr>
                <w:b/>
                <w:sz w:val="20"/>
              </w:rPr>
            </w:pPr>
            <w:r w:rsidRPr="00AC2E17">
              <w:rPr>
                <w:b/>
                <w:sz w:val="20"/>
              </w:rPr>
              <w:t>Instruction</w:t>
            </w:r>
          </w:p>
        </w:tc>
        <w:tc>
          <w:tcPr>
            <w:tcW w:w="1175" w:type="pct"/>
            <w:tcBorders>
              <w:left w:val="single" w:sz="4" w:space="0" w:color="auto"/>
              <w:right w:val="single" w:sz="4" w:space="0" w:color="auto"/>
            </w:tcBorders>
            <w:shd w:val="clear" w:color="999999" w:fill="D9D9D9"/>
            <w:vAlign w:val="center"/>
          </w:tcPr>
          <w:p w14:paraId="005875BF" w14:textId="77777777" w:rsidR="001B633C" w:rsidRPr="00AC2E17" w:rsidRDefault="001B633C" w:rsidP="001B633C">
            <w:pPr>
              <w:spacing w:before="40" w:after="40"/>
              <w:rPr>
                <w:b/>
                <w:sz w:val="20"/>
              </w:rPr>
            </w:pPr>
            <w:r w:rsidRPr="00AC2E17">
              <w:rPr>
                <w:b/>
                <w:sz w:val="20"/>
              </w:rPr>
              <w:t>Expected Result</w:t>
            </w:r>
          </w:p>
        </w:tc>
        <w:tc>
          <w:tcPr>
            <w:tcW w:w="1245" w:type="pct"/>
            <w:tcBorders>
              <w:left w:val="single" w:sz="4" w:space="0" w:color="auto"/>
              <w:right w:val="single" w:sz="4" w:space="0" w:color="auto"/>
            </w:tcBorders>
            <w:shd w:val="clear" w:color="999999" w:fill="D9D9D9"/>
            <w:vAlign w:val="center"/>
          </w:tcPr>
          <w:p w14:paraId="5CA9C0FB" w14:textId="77777777" w:rsidR="001B633C" w:rsidRPr="00AC2E17" w:rsidRDefault="001B633C" w:rsidP="001B633C">
            <w:pPr>
              <w:spacing w:before="40" w:after="40"/>
              <w:rPr>
                <w:b/>
                <w:sz w:val="20"/>
              </w:rPr>
            </w:pPr>
            <w:r w:rsidRPr="00AC2E17">
              <w:rPr>
                <w:b/>
                <w:sz w:val="20"/>
              </w:rPr>
              <w:t>Actual Result</w:t>
            </w:r>
          </w:p>
        </w:tc>
        <w:tc>
          <w:tcPr>
            <w:tcW w:w="304" w:type="pct"/>
            <w:tcBorders>
              <w:left w:val="single" w:sz="4" w:space="0" w:color="auto"/>
              <w:right w:val="single" w:sz="4" w:space="0" w:color="auto"/>
            </w:tcBorders>
            <w:shd w:val="clear" w:color="999999" w:fill="D9D9D9"/>
          </w:tcPr>
          <w:p w14:paraId="775D378C" w14:textId="77777777" w:rsidR="001B633C" w:rsidRPr="00AC2E17" w:rsidRDefault="001B633C">
            <w:pPr>
              <w:spacing w:before="40" w:after="40"/>
              <w:jc w:val="center"/>
              <w:rPr>
                <w:b/>
                <w:sz w:val="20"/>
              </w:rPr>
            </w:pPr>
            <w:r w:rsidRPr="00AC2E17">
              <w:rPr>
                <w:b/>
                <w:sz w:val="20"/>
              </w:rPr>
              <w:t>Pass</w:t>
            </w:r>
          </w:p>
          <w:p w14:paraId="4E28E055" w14:textId="0BC8A9C2" w:rsidR="001B633C" w:rsidRPr="00AC2E17" w:rsidRDefault="001B633C">
            <w:pPr>
              <w:spacing w:before="40" w:after="40"/>
              <w:jc w:val="center"/>
              <w:rPr>
                <w:b/>
                <w:sz w:val="20"/>
              </w:rPr>
            </w:pPr>
            <w:r w:rsidRPr="00AC2E17">
              <w:rPr>
                <w:b/>
                <w:sz w:val="20"/>
              </w:rPr>
              <w:t>/</w:t>
            </w:r>
            <w:r w:rsidR="00EF19FB">
              <w:rPr>
                <w:b/>
                <w:sz w:val="20"/>
              </w:rPr>
              <w:t xml:space="preserve"> </w:t>
            </w:r>
            <w:r w:rsidRPr="00AC2E17">
              <w:rPr>
                <w:b/>
                <w:sz w:val="20"/>
              </w:rPr>
              <w:t>Fail</w:t>
            </w:r>
          </w:p>
        </w:tc>
        <w:tc>
          <w:tcPr>
            <w:tcW w:w="388" w:type="pct"/>
            <w:tcBorders>
              <w:left w:val="nil"/>
              <w:right w:val="single" w:sz="4" w:space="0" w:color="auto"/>
            </w:tcBorders>
            <w:shd w:val="clear" w:color="999999" w:fill="D9D9D9"/>
          </w:tcPr>
          <w:p w14:paraId="1132FB11" w14:textId="77777777" w:rsidR="001B633C" w:rsidRPr="00AC2E17" w:rsidRDefault="001B633C">
            <w:pPr>
              <w:spacing w:before="40" w:after="40"/>
              <w:jc w:val="center"/>
              <w:rPr>
                <w:b/>
                <w:sz w:val="20"/>
              </w:rPr>
            </w:pPr>
            <w:r w:rsidRPr="00AC2E17">
              <w:rPr>
                <w:b/>
                <w:sz w:val="20"/>
              </w:rPr>
              <w:t>Initial</w:t>
            </w:r>
          </w:p>
          <w:p w14:paraId="6BD67B03" w14:textId="433D7E5C" w:rsidR="001B633C" w:rsidRPr="00AC2E17" w:rsidRDefault="001B633C">
            <w:pPr>
              <w:spacing w:before="40" w:after="40"/>
              <w:jc w:val="center"/>
              <w:rPr>
                <w:b/>
                <w:sz w:val="20"/>
              </w:rPr>
            </w:pPr>
            <w:r w:rsidRPr="00AC2E17">
              <w:rPr>
                <w:b/>
                <w:sz w:val="20"/>
              </w:rPr>
              <w:t>/</w:t>
            </w:r>
            <w:r w:rsidR="00EF19FB">
              <w:rPr>
                <w:b/>
                <w:sz w:val="20"/>
              </w:rPr>
              <w:t xml:space="preserve"> </w:t>
            </w:r>
            <w:r w:rsidRPr="00AC2E17">
              <w:rPr>
                <w:b/>
                <w:sz w:val="20"/>
              </w:rPr>
              <w:t>Date</w:t>
            </w:r>
          </w:p>
        </w:tc>
      </w:tr>
      <w:tr w:rsidR="00A04C3C" w:rsidRPr="00AC2E17" w14:paraId="6AF36579" w14:textId="77777777" w:rsidTr="00714C6C">
        <w:trPr>
          <w:cantSplit/>
          <w:trHeight w:val="454"/>
        </w:trPr>
        <w:tc>
          <w:tcPr>
            <w:tcW w:w="243" w:type="pct"/>
          </w:tcPr>
          <w:p w14:paraId="35DDF908" w14:textId="77777777" w:rsidR="00A04C3C" w:rsidRPr="00AC2E17" w:rsidRDefault="00A04C3C" w:rsidP="00A04C3C">
            <w:pPr>
              <w:numPr>
                <w:ilvl w:val="0"/>
                <w:numId w:val="30"/>
              </w:numPr>
              <w:spacing w:before="40" w:after="40"/>
              <w:jc w:val="right"/>
              <w:rPr>
                <w:sz w:val="20"/>
              </w:rPr>
            </w:pPr>
          </w:p>
        </w:tc>
        <w:tc>
          <w:tcPr>
            <w:tcW w:w="1644" w:type="pct"/>
          </w:tcPr>
          <w:p w14:paraId="1FA76E31" w14:textId="682EA624" w:rsidR="00A04C3C" w:rsidRPr="00AC2E17" w:rsidRDefault="00A04C3C" w:rsidP="00A04C3C">
            <w:pPr>
              <w:spacing w:before="40" w:after="40"/>
              <w:rPr>
                <w:sz w:val="20"/>
              </w:rPr>
            </w:pPr>
            <w:r w:rsidRPr="00AC2E17">
              <w:rPr>
                <w:sz w:val="20"/>
              </w:rPr>
              <w:t>Open browser and set URL to &lt;URL&gt; / &lt;JBOSS SERVER URL&gt;.</w:t>
            </w:r>
          </w:p>
          <w:p w14:paraId="753B0FCF" w14:textId="77777777" w:rsidR="00A04C3C" w:rsidRPr="00AC2E17" w:rsidRDefault="00A04C3C" w:rsidP="00A04C3C">
            <w:pPr>
              <w:spacing w:before="40" w:after="40"/>
              <w:rPr>
                <w:sz w:val="20"/>
              </w:rPr>
            </w:pPr>
          </w:p>
        </w:tc>
        <w:tc>
          <w:tcPr>
            <w:tcW w:w="1175" w:type="pct"/>
          </w:tcPr>
          <w:p w14:paraId="75DA795F" w14:textId="04397AB8" w:rsidR="00A04C3C" w:rsidRPr="00AC2E17" w:rsidRDefault="00A04C3C" w:rsidP="00A04C3C">
            <w:pPr>
              <w:spacing w:before="40" w:after="40"/>
              <w:rPr>
                <w:sz w:val="20"/>
              </w:rPr>
            </w:pPr>
            <w:r w:rsidRPr="00AC2E17">
              <w:rPr>
                <w:sz w:val="20"/>
              </w:rPr>
              <w:t>Browser opened successfully and Kit Label Database login window displayed username and password fields.</w:t>
            </w:r>
          </w:p>
        </w:tc>
        <w:tc>
          <w:tcPr>
            <w:tcW w:w="1245" w:type="pct"/>
          </w:tcPr>
          <w:p w14:paraId="596F3768" w14:textId="46F96C33" w:rsidR="00A04C3C" w:rsidRPr="00AC2E17" w:rsidRDefault="00A04C3C" w:rsidP="00A04C3C">
            <w:pPr>
              <w:spacing w:before="40" w:after="40"/>
              <w:rPr>
                <w:sz w:val="20"/>
              </w:rPr>
            </w:pPr>
            <w:r w:rsidRPr="00D961B6">
              <w:rPr>
                <w:iCs/>
                <w:sz w:val="20"/>
                <w:szCs w:val="20"/>
              </w:rPr>
              <w:t xml:space="preserve">Browser </w:t>
            </w:r>
            <w:proofErr w:type="spellStart"/>
            <w:r w:rsidRPr="00D961B6">
              <w:rPr>
                <w:iCs/>
                <w:sz w:val="20"/>
                <w:szCs w:val="20"/>
              </w:rPr>
              <w:t>open</w:t>
            </w:r>
            <w:r>
              <w:rPr>
                <w:iCs/>
                <w:sz w:val="20"/>
                <w:szCs w:val="20"/>
              </w:rPr>
              <w:t>es</w:t>
            </w:r>
            <w:proofErr w:type="spellEnd"/>
            <w:r w:rsidRPr="00D961B6">
              <w:rPr>
                <w:iCs/>
                <w:sz w:val="20"/>
                <w:szCs w:val="20"/>
              </w:rPr>
              <w:t xml:space="preserve"> successfully and Kit Label Database login window </w:t>
            </w:r>
            <w:r>
              <w:rPr>
                <w:iCs/>
                <w:sz w:val="20"/>
                <w:szCs w:val="20"/>
              </w:rPr>
              <w:t xml:space="preserve">displays </w:t>
            </w:r>
            <w:r w:rsidRPr="00D961B6">
              <w:rPr>
                <w:iCs/>
                <w:sz w:val="20"/>
                <w:szCs w:val="20"/>
              </w:rPr>
              <w:t>username and password fields</w:t>
            </w:r>
            <w:r>
              <w:rPr>
                <w:iCs/>
                <w:sz w:val="20"/>
                <w:szCs w:val="20"/>
              </w:rPr>
              <w:t>.</w:t>
            </w:r>
          </w:p>
        </w:tc>
        <w:tc>
          <w:tcPr>
            <w:tcW w:w="304" w:type="pct"/>
          </w:tcPr>
          <w:p w14:paraId="1AAD8167" w14:textId="078C7D56" w:rsidR="00A04C3C" w:rsidRPr="00AC2E17" w:rsidRDefault="00A04C3C" w:rsidP="00A04C3C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88" w:type="pct"/>
          </w:tcPr>
          <w:p w14:paraId="0D4A001F" w14:textId="5263B53F" w:rsidR="00A04C3C" w:rsidRPr="00AC2E17" w:rsidRDefault="0035388E" w:rsidP="00A04C3C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  <w:tr w:rsidR="00A04C3C" w:rsidRPr="00AC2E17" w14:paraId="01E114D9" w14:textId="77777777" w:rsidTr="00714C6C">
        <w:trPr>
          <w:cantSplit/>
          <w:trHeight w:val="454"/>
        </w:trPr>
        <w:tc>
          <w:tcPr>
            <w:tcW w:w="243" w:type="pct"/>
          </w:tcPr>
          <w:p w14:paraId="1688C659" w14:textId="77777777" w:rsidR="00A04C3C" w:rsidRPr="00AC2E17" w:rsidRDefault="00A04C3C" w:rsidP="00A04C3C">
            <w:pPr>
              <w:numPr>
                <w:ilvl w:val="0"/>
                <w:numId w:val="30"/>
              </w:numPr>
              <w:spacing w:before="40" w:after="40"/>
              <w:jc w:val="right"/>
              <w:rPr>
                <w:sz w:val="20"/>
              </w:rPr>
            </w:pPr>
          </w:p>
        </w:tc>
        <w:tc>
          <w:tcPr>
            <w:tcW w:w="1644" w:type="pct"/>
          </w:tcPr>
          <w:p w14:paraId="182E13AF" w14:textId="77777777" w:rsidR="00A04C3C" w:rsidRPr="00AC2E17" w:rsidRDefault="00A04C3C" w:rsidP="00A04C3C">
            <w:pPr>
              <w:spacing w:before="40" w:after="40"/>
              <w:rPr>
                <w:iCs/>
                <w:sz w:val="20"/>
              </w:rPr>
            </w:pPr>
            <w:bookmarkStart w:id="30" w:name="Point522"/>
            <w:r w:rsidRPr="00AC2E17">
              <w:rPr>
                <w:iCs/>
                <w:sz w:val="20"/>
              </w:rPr>
              <w:t xml:space="preserve">Enter username, password and click on </w:t>
            </w:r>
            <w:r w:rsidRPr="00AC2E17">
              <w:rPr>
                <w:i/>
                <w:iCs/>
                <w:sz w:val="20"/>
              </w:rPr>
              <w:t>Login</w:t>
            </w:r>
            <w:r w:rsidRPr="00AC2E17">
              <w:rPr>
                <w:iCs/>
                <w:sz w:val="20"/>
              </w:rPr>
              <w:t xml:space="preserve"> button</w:t>
            </w:r>
            <w:bookmarkEnd w:id="30"/>
            <w:r w:rsidRPr="00AC2E17">
              <w:rPr>
                <w:iCs/>
                <w:sz w:val="20"/>
              </w:rPr>
              <w:t>.</w:t>
            </w:r>
          </w:p>
          <w:p w14:paraId="3AB5E1C3" w14:textId="77777777" w:rsidR="00A04C3C" w:rsidRPr="00AC2E17" w:rsidRDefault="00A04C3C" w:rsidP="00A04C3C">
            <w:pPr>
              <w:spacing w:before="40" w:after="40"/>
              <w:rPr>
                <w:iCs/>
                <w:sz w:val="20"/>
              </w:rPr>
            </w:pPr>
          </w:p>
          <w:p w14:paraId="47A8DCF6" w14:textId="0C691546" w:rsidR="00A04C3C" w:rsidRPr="00AC2E17" w:rsidRDefault="00A04C3C" w:rsidP="00A04C3C">
            <w:pPr>
              <w:pStyle w:val="TT1TableText"/>
              <w:rPr>
                <w:iCs/>
                <w:sz w:val="20"/>
                <w:szCs w:val="22"/>
              </w:rPr>
            </w:pPr>
            <w:r w:rsidRPr="00AC2E17">
              <w:rPr>
                <w:rFonts w:ascii="Arial" w:hAnsi="Arial" w:cs="Arial"/>
                <w:sz w:val="20"/>
                <w:szCs w:val="22"/>
              </w:rPr>
              <w:t xml:space="preserve">Take a </w:t>
            </w:r>
            <w:r w:rsidRPr="00AC2E17">
              <w:rPr>
                <w:rFonts w:ascii="Arial" w:hAnsi="Arial" w:cs="Arial"/>
                <w:b/>
                <w:sz w:val="20"/>
                <w:szCs w:val="22"/>
              </w:rPr>
              <w:t>screenshot</w:t>
            </w:r>
            <w:r w:rsidRPr="00AC2E17">
              <w:rPr>
                <w:b/>
                <w:sz w:val="20"/>
                <w:szCs w:val="22"/>
              </w:rPr>
              <w:t xml:space="preserve"> </w:t>
            </w:r>
            <w:r w:rsidRPr="00AC2E17">
              <w:rPr>
                <w:rFonts w:ascii="Arial" w:hAnsi="Arial"/>
                <w:sz w:val="20"/>
                <w:szCs w:val="22"/>
              </w:rPr>
              <w:t xml:space="preserve">and attach it to </w:t>
            </w:r>
            <w:hyperlink w:anchor="_Appendix_B_–" w:history="1">
              <w:r w:rsidRPr="00AC2E17">
                <w:rPr>
                  <w:rStyle w:val="Hyperlink"/>
                  <w:rFonts w:ascii="Arial" w:hAnsi="Arial"/>
                  <w:sz w:val="20"/>
                  <w:szCs w:val="22"/>
                </w:rPr>
                <w:t>Appendix B.</w:t>
              </w:r>
            </w:hyperlink>
          </w:p>
        </w:tc>
        <w:tc>
          <w:tcPr>
            <w:tcW w:w="1175" w:type="pct"/>
          </w:tcPr>
          <w:p w14:paraId="34319CEA" w14:textId="342FB5EA" w:rsidR="00A04C3C" w:rsidRPr="00AC2E17" w:rsidRDefault="00A04C3C" w:rsidP="00A04C3C">
            <w:pPr>
              <w:spacing w:before="40" w:after="40"/>
              <w:rPr>
                <w:iCs/>
                <w:sz w:val="20"/>
              </w:rPr>
            </w:pPr>
            <w:r w:rsidRPr="00AC2E17">
              <w:rPr>
                <w:iCs/>
                <w:sz w:val="20"/>
              </w:rPr>
              <w:t>The Main Menu displayed successfully.</w:t>
            </w:r>
          </w:p>
        </w:tc>
        <w:tc>
          <w:tcPr>
            <w:tcW w:w="1245" w:type="pct"/>
          </w:tcPr>
          <w:p w14:paraId="4D0E5BBF" w14:textId="77777777" w:rsidR="00A04C3C" w:rsidRDefault="00A04C3C" w:rsidP="00A04C3C">
            <w:pPr>
              <w:spacing w:before="40" w:after="40"/>
              <w:rPr>
                <w:iCs/>
                <w:sz w:val="20"/>
                <w:szCs w:val="20"/>
              </w:rPr>
            </w:pPr>
            <w:r>
              <w:rPr>
                <w:iCs/>
                <w:sz w:val="20"/>
                <w:szCs w:val="20"/>
              </w:rPr>
              <w:t xml:space="preserve">The Main Menu displays </w:t>
            </w:r>
            <w:r w:rsidRPr="00D961B6">
              <w:rPr>
                <w:iCs/>
                <w:sz w:val="20"/>
                <w:szCs w:val="20"/>
              </w:rPr>
              <w:t>successfully.</w:t>
            </w:r>
          </w:p>
          <w:p w14:paraId="3AE28FB8" w14:textId="77777777" w:rsidR="00A04C3C" w:rsidRDefault="00A04C3C" w:rsidP="00A04C3C">
            <w:pPr>
              <w:spacing w:before="40" w:after="40"/>
              <w:rPr>
                <w:iCs/>
                <w:sz w:val="20"/>
                <w:szCs w:val="20"/>
              </w:rPr>
            </w:pPr>
          </w:p>
          <w:p w14:paraId="6E5D84C9" w14:textId="20B05DD0" w:rsidR="00A04C3C" w:rsidRPr="00AC2E17" w:rsidRDefault="00A04C3C" w:rsidP="00A04C3C">
            <w:pPr>
              <w:spacing w:before="40" w:after="40"/>
              <w:rPr>
                <w:sz w:val="20"/>
              </w:rPr>
            </w:pPr>
            <w:r>
              <w:rPr>
                <w:iCs/>
                <w:sz w:val="20"/>
                <w:szCs w:val="20"/>
              </w:rPr>
              <w:t>Refer to Appendix B for Test Evidence.</w:t>
            </w:r>
          </w:p>
        </w:tc>
        <w:tc>
          <w:tcPr>
            <w:tcW w:w="304" w:type="pct"/>
          </w:tcPr>
          <w:p w14:paraId="14BC13AD" w14:textId="33B1051D" w:rsidR="00A04C3C" w:rsidRPr="00AC2E17" w:rsidRDefault="00A04C3C" w:rsidP="00A04C3C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88" w:type="pct"/>
          </w:tcPr>
          <w:p w14:paraId="0E4B82AE" w14:textId="194FEE6F" w:rsidR="00A04C3C" w:rsidRPr="00AC2E17" w:rsidRDefault="0035388E" w:rsidP="00A04C3C">
            <w:pPr>
              <w:spacing w:before="40" w:after="40"/>
              <w:jc w:val="center"/>
              <w:rPr>
                <w:sz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</w:tbl>
    <w:p w14:paraId="32E96ED2" w14:textId="77777777" w:rsidR="00CF2FEC" w:rsidRDefault="00CF2FEC" w:rsidP="00CF2FEC">
      <w:pPr>
        <w:pStyle w:val="Text"/>
        <w:rPr>
          <w:lang w:eastAsia="ja-JP"/>
        </w:rPr>
      </w:pPr>
    </w:p>
    <w:p w14:paraId="18C174F2" w14:textId="07129801" w:rsidR="00CF2FEC" w:rsidRDefault="00314F48" w:rsidP="00960375">
      <w:pPr>
        <w:pStyle w:val="Heading2"/>
      </w:pPr>
      <w:r>
        <w:br w:type="page"/>
      </w:r>
      <w:bookmarkStart w:id="31" w:name="_Scrambled_Kit_List"/>
      <w:bookmarkStart w:id="32" w:name="_Toc31016869"/>
      <w:bookmarkStart w:id="33" w:name="_Toc47538648"/>
      <w:bookmarkStart w:id="34" w:name="_Ref31016543"/>
      <w:bookmarkEnd w:id="31"/>
      <w:bookmarkEnd w:id="32"/>
      <w:r w:rsidR="00B070C1">
        <w:lastRenderedPageBreak/>
        <w:t>Scrambled Kit List</w:t>
      </w:r>
      <w:bookmarkEnd w:id="33"/>
    </w:p>
    <w:bookmarkEnd w:id="34"/>
    <w:p w14:paraId="50B02248" w14:textId="77777777" w:rsidR="00CF2FEC" w:rsidRPr="00CF2FEC" w:rsidRDefault="00CF2FEC" w:rsidP="00CF2FEC">
      <w:r w:rsidRPr="00CF2FEC"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CF2FEC">
        <w:instrText xml:space="preserve"> FORMCHECKBOX </w:instrText>
      </w:r>
      <w:r w:rsidR="00366CCB">
        <w:fldChar w:fldCharType="separate"/>
      </w:r>
      <w:r w:rsidRPr="00CF2FEC">
        <w:fldChar w:fldCharType="end"/>
      </w:r>
      <w:r w:rsidRPr="00CF2FEC">
        <w:t xml:space="preserve"> This section is no</w:t>
      </w:r>
      <w:r w:rsidR="00876DD1">
        <w:t>t applicable to this execution.</w:t>
      </w:r>
      <w:r w:rsidRPr="00CF2FEC">
        <w:t xml:space="preserve"> Initial &amp; Date: </w:t>
      </w:r>
      <w:r w:rsidR="001A1733">
        <w:rPr>
          <w:rFonts w:cs="Arial"/>
          <w:iCs/>
          <w:sz w:val="20"/>
        </w:rPr>
        <w:t xml:space="preserve">_______ </w:t>
      </w:r>
    </w:p>
    <w:p w14:paraId="1020111B" w14:textId="77777777" w:rsidR="00CF2FEC" w:rsidRPr="00CF2FEC" w:rsidRDefault="00CF2FEC" w:rsidP="00CF2FEC">
      <w:pPr>
        <w:spacing w:after="120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3251"/>
        <w:gridCol w:w="3250"/>
        <w:gridCol w:w="2931"/>
        <w:gridCol w:w="3966"/>
      </w:tblGrid>
      <w:tr w:rsidR="00CF2FEC" w:rsidRPr="00AC2E17" w14:paraId="6EBED793" w14:textId="77777777" w:rsidTr="00D961B6">
        <w:trPr>
          <w:cantSplit/>
          <w:trHeight w:val="461"/>
        </w:trPr>
        <w:tc>
          <w:tcPr>
            <w:tcW w:w="1213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999999" w:fill="D9D9D9"/>
            <w:vAlign w:val="center"/>
          </w:tcPr>
          <w:p w14:paraId="393CF055" w14:textId="77777777" w:rsidR="00CF2FEC" w:rsidRPr="00AC2E17" w:rsidRDefault="00CF2FEC" w:rsidP="00CF2FEC">
            <w:pPr>
              <w:spacing w:before="40" w:after="40"/>
              <w:rPr>
                <w:b/>
                <w:sz w:val="20"/>
                <w:szCs w:val="20"/>
              </w:rPr>
            </w:pPr>
            <w:r w:rsidRPr="00AC2E17">
              <w:rPr>
                <w:sz w:val="20"/>
                <w:szCs w:val="20"/>
              </w:rPr>
              <w:br w:type="page"/>
            </w:r>
            <w:r w:rsidRPr="00AC2E17">
              <w:rPr>
                <w:b/>
                <w:sz w:val="20"/>
                <w:szCs w:val="20"/>
              </w:rPr>
              <w:t>Test Case Number:</w:t>
            </w:r>
          </w:p>
        </w:tc>
        <w:tc>
          <w:tcPr>
            <w:tcW w:w="12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DCB734" w14:textId="77777777" w:rsidR="00CF2FEC" w:rsidRPr="00AC2E17" w:rsidRDefault="00CF2FEC" w:rsidP="00CF2FEC">
            <w:pPr>
              <w:spacing w:before="40" w:after="40"/>
              <w:rPr>
                <w:sz w:val="20"/>
                <w:szCs w:val="20"/>
              </w:rPr>
            </w:pPr>
            <w:r w:rsidRPr="00AC2E17">
              <w:rPr>
                <w:sz w:val="20"/>
                <w:szCs w:val="20"/>
              </w:rPr>
              <w:t>3</w:t>
            </w:r>
          </w:p>
        </w:tc>
        <w:tc>
          <w:tcPr>
            <w:tcW w:w="10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999999" w:fill="D9D9D9"/>
            <w:vAlign w:val="center"/>
          </w:tcPr>
          <w:p w14:paraId="3B6D4D49" w14:textId="77777777" w:rsidR="00CF2FEC" w:rsidRPr="00AC2E17" w:rsidRDefault="00CF2FEC" w:rsidP="00CF2FEC">
            <w:pPr>
              <w:spacing w:before="40" w:after="40"/>
              <w:rPr>
                <w:b/>
                <w:sz w:val="20"/>
                <w:szCs w:val="20"/>
              </w:rPr>
            </w:pPr>
            <w:r w:rsidRPr="00AC2E17">
              <w:rPr>
                <w:b/>
                <w:sz w:val="20"/>
                <w:szCs w:val="20"/>
              </w:rPr>
              <w:br w:type="page"/>
              <w:t>Reference Number:</w:t>
            </w:r>
          </w:p>
        </w:tc>
        <w:tc>
          <w:tcPr>
            <w:tcW w:w="14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49B2E317" w14:textId="6D5906F7" w:rsidR="00CF2FEC" w:rsidRPr="00AC2E17" w:rsidRDefault="00D3026E" w:rsidP="00CF2FEC">
            <w:pPr>
              <w:spacing w:before="40" w:after="40"/>
              <w:rPr>
                <w:sz w:val="20"/>
                <w:szCs w:val="20"/>
                <w:lang w:val="fr-FR"/>
              </w:rPr>
            </w:pPr>
            <w:r w:rsidRPr="00AC2E17">
              <w:rPr>
                <w:sz w:val="20"/>
                <w:szCs w:val="20"/>
                <w:lang w:val="fr-FR"/>
              </w:rPr>
              <w:t xml:space="preserve">FS </w:t>
            </w:r>
            <w:r w:rsidR="00CF2FEC" w:rsidRPr="00AC2E17">
              <w:rPr>
                <w:sz w:val="20"/>
                <w:szCs w:val="20"/>
                <w:lang w:val="fr-FR"/>
              </w:rPr>
              <w:t>6</w:t>
            </w:r>
          </w:p>
        </w:tc>
      </w:tr>
    </w:tbl>
    <w:p w14:paraId="2A6103A9" w14:textId="77777777" w:rsidR="00CF2FEC" w:rsidRPr="00AC2E17" w:rsidRDefault="00CF2FEC" w:rsidP="00CF2FEC">
      <w:pPr>
        <w:spacing w:after="120"/>
        <w:rPr>
          <w:sz w:val="20"/>
          <w:szCs w:val="20"/>
          <w:lang w:val="fr-FR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194"/>
        <w:gridCol w:w="10204"/>
      </w:tblGrid>
      <w:tr w:rsidR="00CF2FEC" w:rsidRPr="00AC2E17" w14:paraId="57222D9C" w14:textId="77777777" w:rsidTr="00960375">
        <w:trPr>
          <w:cantSplit/>
          <w:trHeight w:val="454"/>
        </w:trPr>
        <w:tc>
          <w:tcPr>
            <w:tcW w:w="1192" w:type="pct"/>
            <w:tcBorders>
              <w:bottom w:val="single" w:sz="4" w:space="0" w:color="auto"/>
            </w:tcBorders>
            <w:shd w:val="clear" w:color="999999" w:fill="D9D9D9"/>
          </w:tcPr>
          <w:p w14:paraId="66D63B8A" w14:textId="77777777" w:rsidR="00CF2FEC" w:rsidRPr="00AC2E17" w:rsidRDefault="00CF2FEC">
            <w:pPr>
              <w:spacing w:before="40" w:after="40"/>
              <w:rPr>
                <w:b/>
                <w:sz w:val="20"/>
                <w:szCs w:val="20"/>
              </w:rPr>
            </w:pPr>
            <w:r w:rsidRPr="00AC2E17">
              <w:rPr>
                <w:b/>
                <w:sz w:val="20"/>
                <w:szCs w:val="20"/>
              </w:rPr>
              <w:t>Test Objective:</w:t>
            </w:r>
          </w:p>
        </w:tc>
        <w:tc>
          <w:tcPr>
            <w:tcW w:w="3808" w:type="pct"/>
            <w:vAlign w:val="center"/>
          </w:tcPr>
          <w:p w14:paraId="43B71278" w14:textId="77777777" w:rsidR="00314F48" w:rsidRPr="00AC2E17" w:rsidRDefault="00CF2FEC" w:rsidP="00D961B6">
            <w:pPr>
              <w:pStyle w:val="ListParagraph"/>
              <w:numPr>
                <w:ilvl w:val="0"/>
                <w:numId w:val="42"/>
              </w:numPr>
              <w:spacing w:before="40" w:after="40"/>
              <w:rPr>
                <w:sz w:val="20"/>
                <w:szCs w:val="20"/>
              </w:rPr>
            </w:pPr>
            <w:r w:rsidRPr="00AC2E17">
              <w:rPr>
                <w:sz w:val="20"/>
                <w:szCs w:val="20"/>
              </w:rPr>
              <w:t>User can view active Scrambled Kit Lists</w:t>
            </w:r>
            <w:r w:rsidR="00630F89" w:rsidRPr="00AC2E17">
              <w:rPr>
                <w:sz w:val="20"/>
                <w:szCs w:val="20"/>
              </w:rPr>
              <w:t>.</w:t>
            </w:r>
          </w:p>
          <w:p w14:paraId="614C70AA" w14:textId="77777777" w:rsidR="00314F48" w:rsidRPr="00AC2E17" w:rsidRDefault="00CF2FEC" w:rsidP="00D961B6">
            <w:pPr>
              <w:pStyle w:val="ListParagraph"/>
              <w:numPr>
                <w:ilvl w:val="0"/>
                <w:numId w:val="42"/>
              </w:numPr>
              <w:spacing w:before="40" w:after="40"/>
              <w:rPr>
                <w:sz w:val="20"/>
                <w:szCs w:val="20"/>
              </w:rPr>
            </w:pPr>
            <w:r w:rsidRPr="00AC2E17">
              <w:rPr>
                <w:sz w:val="20"/>
                <w:szCs w:val="20"/>
              </w:rPr>
              <w:t>User can view details for a specific Scrambled Kit List</w:t>
            </w:r>
            <w:r w:rsidR="00630F89" w:rsidRPr="00AC2E17">
              <w:rPr>
                <w:sz w:val="20"/>
                <w:szCs w:val="20"/>
              </w:rPr>
              <w:t>.</w:t>
            </w:r>
          </w:p>
          <w:p w14:paraId="4C8B1940" w14:textId="77777777" w:rsidR="00314F48" w:rsidRPr="00AC2E17" w:rsidRDefault="00CF2FEC" w:rsidP="00D961B6">
            <w:pPr>
              <w:pStyle w:val="ListParagraph"/>
              <w:numPr>
                <w:ilvl w:val="0"/>
                <w:numId w:val="42"/>
              </w:numPr>
              <w:spacing w:before="40" w:after="40"/>
              <w:rPr>
                <w:sz w:val="20"/>
                <w:szCs w:val="20"/>
              </w:rPr>
            </w:pPr>
            <w:r w:rsidRPr="00AC2E17">
              <w:rPr>
                <w:sz w:val="20"/>
                <w:szCs w:val="20"/>
              </w:rPr>
              <w:t>User can open Scrambled Kit Lists for the protocol</w:t>
            </w:r>
            <w:r w:rsidR="00630F89" w:rsidRPr="00AC2E17">
              <w:rPr>
                <w:sz w:val="20"/>
                <w:szCs w:val="20"/>
              </w:rPr>
              <w:t>.</w:t>
            </w:r>
          </w:p>
          <w:p w14:paraId="0F5490E2" w14:textId="77777777" w:rsidR="00314F48" w:rsidRPr="00AC2E17" w:rsidRDefault="00CF2FEC" w:rsidP="00D961B6">
            <w:pPr>
              <w:pStyle w:val="ListParagraph"/>
              <w:numPr>
                <w:ilvl w:val="0"/>
                <w:numId w:val="42"/>
              </w:numPr>
              <w:spacing w:before="40" w:after="40"/>
              <w:rPr>
                <w:sz w:val="20"/>
                <w:szCs w:val="20"/>
              </w:rPr>
            </w:pPr>
            <w:r w:rsidRPr="00AC2E17">
              <w:rPr>
                <w:sz w:val="20"/>
                <w:szCs w:val="20"/>
              </w:rPr>
              <w:t>User can access and verify Scrambled Kit List files</w:t>
            </w:r>
            <w:r w:rsidR="00630F89" w:rsidRPr="00AC2E17">
              <w:rPr>
                <w:sz w:val="20"/>
                <w:szCs w:val="20"/>
              </w:rPr>
              <w:t>.</w:t>
            </w:r>
          </w:p>
          <w:p w14:paraId="3A46DF68" w14:textId="77777777" w:rsidR="00314F48" w:rsidRPr="00AC2E17" w:rsidRDefault="00CF2FEC" w:rsidP="00D961B6">
            <w:pPr>
              <w:pStyle w:val="ListParagraph"/>
              <w:numPr>
                <w:ilvl w:val="0"/>
                <w:numId w:val="42"/>
              </w:numPr>
              <w:spacing w:before="40" w:after="40"/>
              <w:rPr>
                <w:sz w:val="20"/>
                <w:szCs w:val="20"/>
              </w:rPr>
            </w:pPr>
            <w:r w:rsidRPr="00AC2E17">
              <w:rPr>
                <w:sz w:val="20"/>
                <w:szCs w:val="20"/>
              </w:rPr>
              <w:t>User can create Scrambled Kit Lists.</w:t>
            </w:r>
          </w:p>
          <w:p w14:paraId="4BF56030" w14:textId="77777777" w:rsidR="00314F48" w:rsidRPr="00AC2E17" w:rsidRDefault="00CF2FEC" w:rsidP="00D961B6">
            <w:pPr>
              <w:pStyle w:val="ListParagraph"/>
              <w:numPr>
                <w:ilvl w:val="0"/>
                <w:numId w:val="42"/>
              </w:numPr>
              <w:spacing w:before="40" w:after="40"/>
              <w:rPr>
                <w:sz w:val="20"/>
                <w:szCs w:val="20"/>
              </w:rPr>
            </w:pPr>
            <w:r w:rsidRPr="00AC2E17">
              <w:rPr>
                <w:rFonts w:cs="Tahoma"/>
                <w:sz w:val="20"/>
                <w:szCs w:val="20"/>
              </w:rPr>
              <w:t xml:space="preserve">User can verify Scrambled Kit Lists. </w:t>
            </w:r>
          </w:p>
          <w:p w14:paraId="1F77EF40" w14:textId="77777777" w:rsidR="00CF2FEC" w:rsidRPr="00AC2E17" w:rsidRDefault="00CF2FEC" w:rsidP="00D961B6">
            <w:pPr>
              <w:pStyle w:val="ListParagraph"/>
              <w:numPr>
                <w:ilvl w:val="0"/>
                <w:numId w:val="42"/>
              </w:numPr>
              <w:spacing w:before="40" w:after="40"/>
              <w:rPr>
                <w:sz w:val="20"/>
                <w:szCs w:val="20"/>
              </w:rPr>
            </w:pPr>
            <w:r w:rsidRPr="00AC2E17">
              <w:rPr>
                <w:sz w:val="20"/>
                <w:szCs w:val="20"/>
              </w:rPr>
              <w:t>Administering KLD protocols</w:t>
            </w:r>
            <w:r w:rsidR="00630F89" w:rsidRPr="00AC2E17">
              <w:rPr>
                <w:sz w:val="20"/>
                <w:szCs w:val="20"/>
              </w:rPr>
              <w:t>.</w:t>
            </w:r>
          </w:p>
        </w:tc>
      </w:tr>
      <w:tr w:rsidR="00CF2FEC" w:rsidRPr="00AC2E17" w14:paraId="6B77D7BC" w14:textId="77777777" w:rsidTr="00960375">
        <w:trPr>
          <w:cantSplit/>
          <w:trHeight w:val="454"/>
        </w:trPr>
        <w:tc>
          <w:tcPr>
            <w:tcW w:w="1192" w:type="pct"/>
            <w:tcBorders>
              <w:top w:val="single" w:sz="4" w:space="0" w:color="auto"/>
            </w:tcBorders>
            <w:shd w:val="clear" w:color="999999" w:fill="D9D9D9"/>
          </w:tcPr>
          <w:p w14:paraId="553C9ED3" w14:textId="77777777" w:rsidR="00CF2FEC" w:rsidRPr="00AC2E17" w:rsidRDefault="00CF2FEC">
            <w:pPr>
              <w:spacing w:before="40" w:after="40"/>
              <w:rPr>
                <w:b/>
                <w:sz w:val="20"/>
                <w:szCs w:val="20"/>
              </w:rPr>
            </w:pPr>
            <w:r w:rsidRPr="00AC2E17">
              <w:rPr>
                <w:b/>
                <w:sz w:val="20"/>
                <w:szCs w:val="20"/>
              </w:rPr>
              <w:t>Test Case Set-up / Prerequisite:</w:t>
            </w:r>
          </w:p>
        </w:tc>
        <w:tc>
          <w:tcPr>
            <w:tcW w:w="3808" w:type="pct"/>
            <w:vAlign w:val="center"/>
          </w:tcPr>
          <w:p w14:paraId="11A5E6BD" w14:textId="77777777" w:rsidR="00CF2FEC" w:rsidRPr="00AC2E17" w:rsidRDefault="00CF2FEC" w:rsidP="00CF2FEC">
            <w:pPr>
              <w:spacing w:before="40" w:after="40"/>
              <w:rPr>
                <w:sz w:val="20"/>
                <w:szCs w:val="20"/>
              </w:rPr>
            </w:pPr>
            <w:r w:rsidRPr="00AC2E17">
              <w:rPr>
                <w:sz w:val="20"/>
                <w:szCs w:val="20"/>
              </w:rPr>
              <w:t xml:space="preserve">Create a file for </w:t>
            </w:r>
            <w:proofErr w:type="spellStart"/>
            <w:r w:rsidRPr="00AC2E17">
              <w:rPr>
                <w:sz w:val="20"/>
                <w:szCs w:val="20"/>
              </w:rPr>
              <w:t>cKLF</w:t>
            </w:r>
            <w:proofErr w:type="spellEnd"/>
            <w:r w:rsidRPr="00AC2E17">
              <w:rPr>
                <w:sz w:val="20"/>
                <w:szCs w:val="20"/>
              </w:rPr>
              <w:t xml:space="preserve"> Verification according to the VKLF format, so that it does </w:t>
            </w:r>
            <w:r w:rsidRPr="00AC2E17">
              <w:rPr>
                <w:b/>
                <w:sz w:val="20"/>
                <w:szCs w:val="20"/>
              </w:rPr>
              <w:t>not</w:t>
            </w:r>
            <w:r w:rsidRPr="00AC2E17">
              <w:rPr>
                <w:sz w:val="20"/>
                <w:szCs w:val="20"/>
              </w:rPr>
              <w:t xml:space="preserve"> contain any correct verification data.</w:t>
            </w:r>
          </w:p>
          <w:p w14:paraId="228D0D19" w14:textId="77777777" w:rsidR="008E371E" w:rsidRPr="00AC2E17" w:rsidRDefault="00CF2FEC" w:rsidP="00CF2FEC">
            <w:pPr>
              <w:spacing w:before="40" w:after="40"/>
              <w:rPr>
                <w:sz w:val="20"/>
                <w:szCs w:val="20"/>
              </w:rPr>
            </w:pPr>
            <w:r w:rsidRPr="00AC2E17">
              <w:rPr>
                <w:sz w:val="20"/>
                <w:szCs w:val="20"/>
              </w:rPr>
              <w:t xml:space="preserve">You may use a notepad for that purpose. Protocol number name should be set to the one used in the test script. </w:t>
            </w:r>
            <w:r w:rsidR="00C21F9F" w:rsidRPr="00AC2E17">
              <w:rPr>
                <w:sz w:val="20"/>
                <w:szCs w:val="20"/>
              </w:rPr>
              <w:br/>
            </w:r>
            <w:r w:rsidRPr="00AC2E17">
              <w:rPr>
                <w:sz w:val="20"/>
                <w:szCs w:val="20"/>
              </w:rPr>
              <w:t xml:space="preserve"> 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505"/>
              <w:gridCol w:w="8473"/>
            </w:tblGrid>
            <w:tr w:rsidR="008E371E" w:rsidRPr="00AC2E17" w14:paraId="5DCF5FB6" w14:textId="77777777" w:rsidTr="00960375">
              <w:tc>
                <w:tcPr>
                  <w:tcW w:w="1505" w:type="dxa"/>
                </w:tcPr>
                <w:p w14:paraId="15B41A1C" w14:textId="56F30124" w:rsidR="008E371E" w:rsidRPr="00AC2E17" w:rsidRDefault="008E371E" w:rsidP="00CF2FEC">
                  <w:pPr>
                    <w:spacing w:before="40" w:after="40"/>
                    <w:rPr>
                      <w:sz w:val="20"/>
                      <w:szCs w:val="20"/>
                    </w:rPr>
                  </w:pPr>
                  <w:r w:rsidRPr="00AC2E17">
                    <w:rPr>
                      <w:b/>
                      <w:sz w:val="20"/>
                      <w:szCs w:val="20"/>
                    </w:rPr>
                    <w:t>Header row:</w:t>
                  </w:r>
                </w:p>
              </w:tc>
              <w:tc>
                <w:tcPr>
                  <w:tcW w:w="8473" w:type="dxa"/>
                </w:tcPr>
                <w:p w14:paraId="395A71E0" w14:textId="68B80EA6" w:rsidR="008E371E" w:rsidRPr="00AC2E17" w:rsidRDefault="008E371E" w:rsidP="00CF2FEC">
                  <w:pPr>
                    <w:spacing w:before="40" w:after="40"/>
                    <w:rPr>
                      <w:sz w:val="20"/>
                      <w:szCs w:val="20"/>
                    </w:rPr>
                  </w:pPr>
                  <w:r w:rsidRPr="00AC2E17">
                    <w:rPr>
                      <w:sz w:val="20"/>
                      <w:szCs w:val="20"/>
                    </w:rPr>
                    <w:t>Protocol Number, Sequence Number, Kit ID, Kit Code, Kit Description</w:t>
                  </w:r>
                </w:p>
              </w:tc>
            </w:tr>
            <w:tr w:rsidR="008E371E" w:rsidRPr="00AC2E17" w14:paraId="34001A85" w14:textId="77777777" w:rsidTr="00960375">
              <w:tc>
                <w:tcPr>
                  <w:tcW w:w="1505" w:type="dxa"/>
                </w:tcPr>
                <w:p w14:paraId="7797B1F0" w14:textId="582F0A1A" w:rsidR="008E371E" w:rsidRPr="00AC2E17" w:rsidRDefault="008E371E" w:rsidP="00CF2FEC">
                  <w:pPr>
                    <w:spacing w:before="40" w:after="40"/>
                    <w:rPr>
                      <w:sz w:val="20"/>
                      <w:szCs w:val="20"/>
                    </w:rPr>
                  </w:pPr>
                  <w:r w:rsidRPr="00AC2E17">
                    <w:rPr>
                      <w:b/>
                      <w:sz w:val="20"/>
                      <w:szCs w:val="20"/>
                    </w:rPr>
                    <w:t>Content:</w:t>
                  </w:r>
                </w:p>
              </w:tc>
              <w:tc>
                <w:tcPr>
                  <w:tcW w:w="8473" w:type="dxa"/>
                </w:tcPr>
                <w:p w14:paraId="119248D0" w14:textId="22397CE1" w:rsidR="008E371E" w:rsidRPr="00AC2E17" w:rsidRDefault="008E371E" w:rsidP="00CF2FEC">
                  <w:pPr>
                    <w:spacing w:before="40" w:after="40"/>
                    <w:rPr>
                      <w:sz w:val="20"/>
                      <w:szCs w:val="20"/>
                    </w:rPr>
                  </w:pPr>
                  <w:r w:rsidRPr="00AC2E17">
                    <w:rPr>
                      <w:sz w:val="20"/>
                      <w:szCs w:val="20"/>
                    </w:rPr>
                    <w:t xml:space="preserve">SMKTST&lt;DDMMMYY&gt;,1,ABC12345,A,Smktst </w:t>
                  </w:r>
                </w:p>
              </w:tc>
            </w:tr>
          </w:tbl>
          <w:p w14:paraId="7D20304D" w14:textId="77777777" w:rsidR="00CF2FEC" w:rsidRPr="00AC2E17" w:rsidRDefault="00CF2FEC" w:rsidP="00CF2FEC">
            <w:pPr>
              <w:spacing w:before="40" w:after="40"/>
              <w:rPr>
                <w:sz w:val="20"/>
                <w:szCs w:val="20"/>
              </w:rPr>
            </w:pPr>
          </w:p>
          <w:p w14:paraId="56E9F72D" w14:textId="0C0A1174" w:rsidR="003C0EE3" w:rsidRPr="00AC2E17" w:rsidRDefault="00CF2FEC" w:rsidP="00CF2FEC">
            <w:pPr>
              <w:spacing w:before="40" w:after="40"/>
              <w:rPr>
                <w:sz w:val="20"/>
                <w:szCs w:val="20"/>
              </w:rPr>
            </w:pPr>
            <w:r w:rsidRPr="00AC2E17">
              <w:rPr>
                <w:b/>
                <w:sz w:val="20"/>
                <w:szCs w:val="20"/>
              </w:rPr>
              <w:t>Note:</w:t>
            </w:r>
            <w:r w:rsidRPr="00AC2E17">
              <w:rPr>
                <w:sz w:val="20"/>
                <w:szCs w:val="20"/>
              </w:rPr>
              <w:t xml:space="preserve"> Here is an example of a file content that </w:t>
            </w:r>
            <w:proofErr w:type="gramStart"/>
            <w:r w:rsidRPr="00AC2E17">
              <w:rPr>
                <w:sz w:val="20"/>
                <w:szCs w:val="20"/>
              </w:rPr>
              <w:t>can be used</w:t>
            </w:r>
            <w:proofErr w:type="gramEnd"/>
            <w:r w:rsidRPr="00AC2E17">
              <w:rPr>
                <w:sz w:val="20"/>
                <w:szCs w:val="20"/>
              </w:rPr>
              <w:t xml:space="preserve"> for testing.</w:t>
            </w:r>
            <w:r w:rsidR="008F54E2" w:rsidRPr="00AC2E17">
              <w:rPr>
                <w:sz w:val="20"/>
                <w:szCs w:val="20"/>
              </w:rPr>
              <w:br/>
            </w:r>
          </w:p>
          <w:p w14:paraId="68BC6744" w14:textId="6F164DA2" w:rsidR="00CF2FEC" w:rsidRPr="00AC2E17" w:rsidRDefault="003C459D" w:rsidP="00CF2FEC">
            <w:pPr>
              <w:spacing w:before="40" w:after="40"/>
              <w:rPr>
                <w:sz w:val="20"/>
                <w:szCs w:val="20"/>
              </w:rPr>
            </w:pPr>
            <w:r>
              <w:rPr>
                <w:noProof/>
                <w:lang w:val="pl-PL" w:eastAsia="pl-PL"/>
              </w:rPr>
              <w:drawing>
                <wp:inline distT="0" distB="0" distL="0" distR="0" wp14:anchorId="06262883" wp14:editId="51053051">
                  <wp:extent cx="5543558" cy="311150"/>
                  <wp:effectExtent l="19050" t="19050" r="19050" b="1270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b="10909"/>
                          <a:stretch/>
                        </pic:blipFill>
                        <pic:spPr bwMode="auto">
                          <a:xfrm>
                            <a:off x="0" y="0"/>
                            <a:ext cx="6069994" cy="340698"/>
                          </a:xfrm>
                          <a:prstGeom prst="rect">
                            <a:avLst/>
                          </a:prstGeom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D28774" w14:textId="77777777" w:rsidR="00CF2FEC" w:rsidRPr="00AC2E17" w:rsidRDefault="00CF2FEC" w:rsidP="00CF2FEC">
            <w:pPr>
              <w:spacing w:before="40" w:after="40"/>
              <w:rPr>
                <w:sz w:val="20"/>
                <w:szCs w:val="20"/>
              </w:rPr>
            </w:pPr>
            <w:r w:rsidRPr="00AC2E17">
              <w:rPr>
                <w:sz w:val="20"/>
                <w:szCs w:val="20"/>
              </w:rPr>
              <w:t>File name should comply with the right naming convention:</w:t>
            </w:r>
          </w:p>
          <w:p w14:paraId="0DA32843" w14:textId="77777777" w:rsidR="001B633C" w:rsidRPr="00AC2E17" w:rsidRDefault="001B633C" w:rsidP="00CF2FEC">
            <w:pPr>
              <w:spacing w:before="40" w:after="40"/>
              <w:rPr>
                <w:sz w:val="20"/>
                <w:szCs w:val="20"/>
              </w:rPr>
            </w:pPr>
          </w:p>
          <w:p w14:paraId="474C51E1" w14:textId="77777777" w:rsidR="00CF2FEC" w:rsidRPr="00AC2E17" w:rsidRDefault="00CF2FEC" w:rsidP="00CF2FEC">
            <w:pPr>
              <w:spacing w:before="40" w:after="40"/>
              <w:rPr>
                <w:sz w:val="20"/>
                <w:szCs w:val="20"/>
              </w:rPr>
            </w:pPr>
            <w:r w:rsidRPr="00AC2E17">
              <w:rPr>
                <w:sz w:val="20"/>
                <w:szCs w:val="20"/>
              </w:rPr>
              <w:t>IVRS_</w:t>
            </w:r>
            <w:r w:rsidR="007F6DB8" w:rsidRPr="00AC2E17">
              <w:rPr>
                <w:sz w:val="20"/>
                <w:szCs w:val="20"/>
              </w:rPr>
              <w:t>FORTEST</w:t>
            </w:r>
            <w:r w:rsidRPr="00AC2E17">
              <w:rPr>
                <w:sz w:val="20"/>
                <w:szCs w:val="20"/>
              </w:rPr>
              <w:t>_SMKTST&lt;DDMMMYY&gt;_&lt;YYYYMMDD&gt;.CSV</w:t>
            </w:r>
          </w:p>
          <w:p w14:paraId="55EDFFC6" w14:textId="77777777" w:rsidR="00CF2FEC" w:rsidRPr="00AC2E17" w:rsidRDefault="00CF2FEC" w:rsidP="00CF2FEC">
            <w:pPr>
              <w:spacing w:before="40" w:after="40"/>
              <w:rPr>
                <w:sz w:val="20"/>
                <w:szCs w:val="20"/>
              </w:rPr>
            </w:pPr>
            <w:r w:rsidRPr="00AC2E17">
              <w:rPr>
                <w:sz w:val="20"/>
                <w:szCs w:val="20"/>
              </w:rPr>
              <w:t>e.g. IVRS_</w:t>
            </w:r>
            <w:r w:rsidR="007F6DB8" w:rsidRPr="00AC2E17">
              <w:rPr>
                <w:sz w:val="20"/>
                <w:szCs w:val="20"/>
              </w:rPr>
              <w:t>FORTEST</w:t>
            </w:r>
            <w:r w:rsidRPr="00AC2E17">
              <w:rPr>
                <w:sz w:val="20"/>
                <w:szCs w:val="20"/>
              </w:rPr>
              <w:t>_SMKTST06JUL15_20160223.CSV</w:t>
            </w:r>
          </w:p>
          <w:p w14:paraId="267A435F" w14:textId="77777777" w:rsidR="00CF2FEC" w:rsidRPr="00AC2E17" w:rsidRDefault="00CF2FEC" w:rsidP="00CF2FEC">
            <w:pPr>
              <w:spacing w:before="40" w:after="40"/>
              <w:rPr>
                <w:sz w:val="20"/>
                <w:szCs w:val="20"/>
              </w:rPr>
            </w:pPr>
          </w:p>
          <w:p w14:paraId="3B775154" w14:textId="77777777" w:rsidR="00CF2FEC" w:rsidRPr="00AC2E17" w:rsidRDefault="00CF2FEC" w:rsidP="00CF2FEC">
            <w:pPr>
              <w:spacing w:before="40" w:after="40"/>
              <w:rPr>
                <w:sz w:val="20"/>
                <w:szCs w:val="20"/>
              </w:rPr>
            </w:pPr>
            <w:r w:rsidRPr="00AC2E17">
              <w:rPr>
                <w:sz w:val="20"/>
                <w:szCs w:val="20"/>
              </w:rPr>
              <w:t xml:space="preserve">For remaining prerequisites, please see </w:t>
            </w:r>
            <w:hyperlink w:anchor="_Prerequisites" w:history="1">
              <w:r w:rsidRPr="00AC2E17">
                <w:rPr>
                  <w:rStyle w:val="Hyperlink"/>
                  <w:sz w:val="20"/>
                  <w:szCs w:val="20"/>
                </w:rPr>
                <w:t>Prerequisites</w:t>
              </w:r>
            </w:hyperlink>
            <w:r w:rsidRPr="00AC2E17">
              <w:rPr>
                <w:sz w:val="20"/>
                <w:szCs w:val="20"/>
              </w:rPr>
              <w:t xml:space="preserve"> section of this document.</w:t>
            </w:r>
          </w:p>
        </w:tc>
      </w:tr>
    </w:tbl>
    <w:p w14:paraId="6F9C276D" w14:textId="77777777" w:rsidR="00CF2FEC" w:rsidRPr="00CF2FEC" w:rsidRDefault="00CF2FEC">
      <w:pPr>
        <w:spacing w:after="120"/>
      </w:pPr>
    </w:p>
    <w:tbl>
      <w:tblPr>
        <w:tblW w:w="5013" w:type="pct"/>
        <w:tblInd w:w="-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53"/>
        <w:gridCol w:w="4368"/>
        <w:gridCol w:w="3205"/>
        <w:gridCol w:w="3350"/>
        <w:gridCol w:w="833"/>
        <w:gridCol w:w="1024"/>
      </w:tblGrid>
      <w:tr w:rsidR="008822BC" w:rsidRPr="00CF2FEC" w14:paraId="654847BB" w14:textId="77777777" w:rsidTr="00960375">
        <w:trPr>
          <w:cantSplit/>
          <w:trHeight w:val="454"/>
          <w:tblHeader/>
        </w:trPr>
        <w:tc>
          <w:tcPr>
            <w:tcW w:w="243" w:type="pct"/>
            <w:tcBorders>
              <w:right w:val="single" w:sz="4" w:space="0" w:color="auto"/>
            </w:tcBorders>
            <w:shd w:val="clear" w:color="999999" w:fill="D9D9D9"/>
            <w:vAlign w:val="center"/>
          </w:tcPr>
          <w:p w14:paraId="54A18299" w14:textId="77777777" w:rsidR="003C0EE3" w:rsidRPr="00960375" w:rsidRDefault="003C0EE3" w:rsidP="00074FD0">
            <w:pPr>
              <w:spacing w:before="40" w:after="40"/>
              <w:rPr>
                <w:b/>
                <w:sz w:val="20"/>
                <w:szCs w:val="20"/>
              </w:rPr>
            </w:pPr>
            <w:r w:rsidRPr="00960375">
              <w:rPr>
                <w:b/>
                <w:sz w:val="20"/>
                <w:szCs w:val="20"/>
              </w:rPr>
              <w:t>Step</w:t>
            </w:r>
          </w:p>
        </w:tc>
        <w:tc>
          <w:tcPr>
            <w:tcW w:w="1626" w:type="pct"/>
            <w:tcBorders>
              <w:left w:val="single" w:sz="4" w:space="0" w:color="auto"/>
              <w:right w:val="single" w:sz="4" w:space="0" w:color="auto"/>
            </w:tcBorders>
            <w:shd w:val="clear" w:color="999999" w:fill="D9D9D9"/>
            <w:vAlign w:val="center"/>
          </w:tcPr>
          <w:p w14:paraId="531C071D" w14:textId="77777777" w:rsidR="003C0EE3" w:rsidRPr="00960375" w:rsidRDefault="003C0EE3" w:rsidP="00074FD0">
            <w:pPr>
              <w:spacing w:before="40" w:after="40"/>
              <w:rPr>
                <w:b/>
                <w:sz w:val="20"/>
                <w:szCs w:val="20"/>
              </w:rPr>
            </w:pPr>
            <w:r w:rsidRPr="00960375">
              <w:rPr>
                <w:b/>
                <w:sz w:val="20"/>
                <w:szCs w:val="20"/>
              </w:rPr>
              <w:t>Instruction</w:t>
            </w:r>
          </w:p>
        </w:tc>
        <w:tc>
          <w:tcPr>
            <w:tcW w:w="1193" w:type="pct"/>
            <w:tcBorders>
              <w:left w:val="single" w:sz="4" w:space="0" w:color="auto"/>
              <w:right w:val="single" w:sz="4" w:space="0" w:color="auto"/>
            </w:tcBorders>
            <w:shd w:val="clear" w:color="999999" w:fill="D9D9D9"/>
            <w:vAlign w:val="center"/>
          </w:tcPr>
          <w:p w14:paraId="7549D413" w14:textId="77777777" w:rsidR="003C0EE3" w:rsidRPr="00960375" w:rsidRDefault="003C0EE3" w:rsidP="00074FD0">
            <w:pPr>
              <w:spacing w:before="40" w:after="40"/>
              <w:rPr>
                <w:b/>
                <w:sz w:val="20"/>
                <w:szCs w:val="20"/>
              </w:rPr>
            </w:pPr>
            <w:r w:rsidRPr="00960375">
              <w:rPr>
                <w:b/>
                <w:sz w:val="20"/>
                <w:szCs w:val="20"/>
              </w:rPr>
              <w:t>Expected Results</w:t>
            </w:r>
          </w:p>
        </w:tc>
        <w:tc>
          <w:tcPr>
            <w:tcW w:w="1247" w:type="pct"/>
            <w:tcBorders>
              <w:left w:val="single" w:sz="4" w:space="0" w:color="auto"/>
              <w:right w:val="single" w:sz="4" w:space="0" w:color="auto"/>
            </w:tcBorders>
            <w:shd w:val="clear" w:color="999999" w:fill="D9D9D9"/>
            <w:vAlign w:val="center"/>
          </w:tcPr>
          <w:p w14:paraId="2C59D65D" w14:textId="77777777" w:rsidR="003C0EE3" w:rsidRPr="00960375" w:rsidRDefault="003C0EE3" w:rsidP="00074FD0">
            <w:pPr>
              <w:spacing w:before="40" w:after="40"/>
              <w:rPr>
                <w:b/>
                <w:sz w:val="20"/>
                <w:szCs w:val="20"/>
              </w:rPr>
            </w:pPr>
            <w:r w:rsidRPr="00960375">
              <w:rPr>
                <w:b/>
                <w:sz w:val="20"/>
                <w:szCs w:val="20"/>
              </w:rPr>
              <w:t>Actual Result</w:t>
            </w:r>
          </w:p>
        </w:tc>
        <w:tc>
          <w:tcPr>
            <w:tcW w:w="310" w:type="pct"/>
            <w:tcBorders>
              <w:left w:val="single" w:sz="4" w:space="0" w:color="auto"/>
              <w:right w:val="single" w:sz="4" w:space="0" w:color="auto"/>
            </w:tcBorders>
            <w:shd w:val="clear" w:color="999999" w:fill="D9D9D9"/>
          </w:tcPr>
          <w:p w14:paraId="0D817233" w14:textId="77777777" w:rsidR="003C0EE3" w:rsidRPr="00960375" w:rsidRDefault="003C0EE3" w:rsidP="00960375">
            <w:pPr>
              <w:spacing w:before="40" w:after="40"/>
              <w:jc w:val="center"/>
              <w:rPr>
                <w:b/>
                <w:sz w:val="20"/>
                <w:szCs w:val="20"/>
              </w:rPr>
            </w:pPr>
            <w:r w:rsidRPr="00960375">
              <w:rPr>
                <w:b/>
                <w:sz w:val="20"/>
                <w:szCs w:val="20"/>
              </w:rPr>
              <w:t>Pass</w:t>
            </w:r>
          </w:p>
          <w:p w14:paraId="3A06BBC9" w14:textId="186687D8" w:rsidR="003C0EE3" w:rsidRPr="00960375" w:rsidRDefault="003C0EE3" w:rsidP="00960375">
            <w:pPr>
              <w:spacing w:before="40" w:after="40"/>
              <w:jc w:val="center"/>
              <w:rPr>
                <w:b/>
                <w:sz w:val="20"/>
                <w:szCs w:val="20"/>
              </w:rPr>
            </w:pPr>
            <w:r w:rsidRPr="00960375">
              <w:rPr>
                <w:b/>
                <w:sz w:val="20"/>
                <w:szCs w:val="20"/>
              </w:rPr>
              <w:t>/</w:t>
            </w:r>
            <w:r w:rsidR="00EF19FB">
              <w:rPr>
                <w:b/>
                <w:sz w:val="20"/>
                <w:szCs w:val="20"/>
              </w:rPr>
              <w:t xml:space="preserve"> </w:t>
            </w:r>
            <w:r w:rsidRPr="00960375">
              <w:rPr>
                <w:b/>
                <w:sz w:val="20"/>
                <w:szCs w:val="20"/>
              </w:rPr>
              <w:t>Fail</w:t>
            </w:r>
          </w:p>
        </w:tc>
        <w:tc>
          <w:tcPr>
            <w:tcW w:w="381" w:type="pct"/>
            <w:tcBorders>
              <w:left w:val="nil"/>
              <w:right w:val="single" w:sz="4" w:space="0" w:color="auto"/>
            </w:tcBorders>
            <w:shd w:val="clear" w:color="999999" w:fill="D9D9D9"/>
          </w:tcPr>
          <w:p w14:paraId="2D0F205B" w14:textId="77777777" w:rsidR="00EF19FB" w:rsidRDefault="003C0EE3" w:rsidP="00960375">
            <w:pPr>
              <w:spacing w:before="40" w:after="40"/>
              <w:jc w:val="center"/>
              <w:rPr>
                <w:b/>
                <w:sz w:val="20"/>
                <w:szCs w:val="20"/>
              </w:rPr>
            </w:pPr>
            <w:r w:rsidRPr="00226F8E">
              <w:rPr>
                <w:b/>
                <w:sz w:val="20"/>
                <w:szCs w:val="20"/>
              </w:rPr>
              <w:t>Initial</w:t>
            </w:r>
          </w:p>
          <w:p w14:paraId="2F5EDCC5" w14:textId="584E21D7" w:rsidR="003C0EE3" w:rsidRPr="00960375" w:rsidRDefault="003C0EE3" w:rsidP="00960375">
            <w:pPr>
              <w:spacing w:before="40" w:after="40"/>
              <w:jc w:val="center"/>
              <w:rPr>
                <w:b/>
                <w:sz w:val="20"/>
                <w:szCs w:val="20"/>
              </w:rPr>
            </w:pPr>
            <w:r w:rsidRPr="00226F8E">
              <w:rPr>
                <w:b/>
                <w:sz w:val="20"/>
                <w:szCs w:val="20"/>
              </w:rPr>
              <w:t>/</w:t>
            </w:r>
            <w:r w:rsidR="00EF19FB">
              <w:rPr>
                <w:b/>
                <w:sz w:val="20"/>
                <w:szCs w:val="20"/>
              </w:rPr>
              <w:t xml:space="preserve"> </w:t>
            </w:r>
            <w:r w:rsidRPr="00226F8E">
              <w:rPr>
                <w:b/>
                <w:sz w:val="20"/>
                <w:szCs w:val="20"/>
              </w:rPr>
              <w:t>Date</w:t>
            </w:r>
          </w:p>
        </w:tc>
      </w:tr>
      <w:tr w:rsidR="00A04C3C" w:rsidRPr="00CF2FEC" w14:paraId="48F41106" w14:textId="77777777" w:rsidTr="00960375">
        <w:trPr>
          <w:cantSplit/>
          <w:trHeight w:val="454"/>
        </w:trPr>
        <w:tc>
          <w:tcPr>
            <w:tcW w:w="243" w:type="pct"/>
          </w:tcPr>
          <w:p w14:paraId="20F4CCCB" w14:textId="77777777" w:rsidR="00A04C3C" w:rsidRPr="00CF2FEC" w:rsidRDefault="00A04C3C" w:rsidP="00A04C3C">
            <w:pPr>
              <w:numPr>
                <w:ilvl w:val="0"/>
                <w:numId w:val="34"/>
              </w:numPr>
              <w:spacing w:before="40" w:after="40"/>
              <w:jc w:val="right"/>
              <w:rPr>
                <w:rFonts w:cs="Tahoma"/>
                <w:sz w:val="20"/>
                <w:szCs w:val="20"/>
              </w:rPr>
            </w:pPr>
          </w:p>
        </w:tc>
        <w:tc>
          <w:tcPr>
            <w:tcW w:w="1626" w:type="pct"/>
          </w:tcPr>
          <w:p w14:paraId="6A6144E3" w14:textId="4A409D4B" w:rsidR="00A04C3C" w:rsidRPr="006A3C47" w:rsidRDefault="00A04C3C" w:rsidP="00A04C3C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 xml:space="preserve">Click on </w:t>
            </w:r>
            <w:r w:rsidRPr="00960375">
              <w:rPr>
                <w:rFonts w:cs="Arial"/>
                <w:i/>
                <w:iCs/>
                <w:sz w:val="20"/>
                <w:szCs w:val="20"/>
              </w:rPr>
              <w:t>Scrambled Kit List</w:t>
            </w:r>
            <w:r>
              <w:rPr>
                <w:rFonts w:cs="Arial"/>
                <w:i/>
                <w:iCs/>
                <w:sz w:val="20"/>
                <w:szCs w:val="20"/>
              </w:rPr>
              <w:t>s</w:t>
            </w:r>
            <w:r w:rsidRPr="006A3C47">
              <w:rPr>
                <w:rFonts w:cs="Arial"/>
                <w:iCs/>
                <w:sz w:val="20"/>
                <w:szCs w:val="20"/>
              </w:rPr>
              <w:t xml:space="preserve"> link.</w:t>
            </w:r>
          </w:p>
          <w:p w14:paraId="309C9AB2" w14:textId="77777777" w:rsidR="00A04C3C" w:rsidRPr="006A3C47" w:rsidRDefault="00A04C3C" w:rsidP="00A04C3C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</w:p>
        </w:tc>
        <w:tc>
          <w:tcPr>
            <w:tcW w:w="1193" w:type="pct"/>
          </w:tcPr>
          <w:p w14:paraId="02E77D87" w14:textId="3AD28222" w:rsidR="00A04C3C" w:rsidRPr="006A3C47" w:rsidRDefault="00A04C3C" w:rsidP="00A04C3C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>Active Scrambled Kit Lists window open</w:t>
            </w:r>
            <w:r>
              <w:rPr>
                <w:rFonts w:cs="Arial"/>
                <w:iCs/>
                <w:sz w:val="20"/>
                <w:szCs w:val="20"/>
              </w:rPr>
              <w:t>ed</w:t>
            </w:r>
            <w:r w:rsidRPr="006A3C47">
              <w:rPr>
                <w:rFonts w:cs="Arial"/>
                <w:iCs/>
                <w:sz w:val="20"/>
                <w:szCs w:val="20"/>
              </w:rPr>
              <w:t xml:space="preserve"> to display a list of the active Scrambled Kit Lists.</w:t>
            </w:r>
          </w:p>
        </w:tc>
        <w:tc>
          <w:tcPr>
            <w:tcW w:w="1247" w:type="pct"/>
          </w:tcPr>
          <w:p w14:paraId="05C755E0" w14:textId="2AEBD94A" w:rsidR="00A04C3C" w:rsidRPr="00960375" w:rsidRDefault="00A04C3C" w:rsidP="00A04C3C">
            <w:pPr>
              <w:spacing w:before="40" w:after="40"/>
              <w:rPr>
                <w:rFonts w:cs="Arial"/>
                <w:sz w:val="20"/>
                <w:szCs w:val="20"/>
                <w:highlight w:val="yellow"/>
              </w:rPr>
            </w:pPr>
            <w:r w:rsidRPr="00D961B6">
              <w:rPr>
                <w:rFonts w:cs="Arial"/>
                <w:iCs/>
                <w:sz w:val="20"/>
                <w:szCs w:val="20"/>
              </w:rPr>
              <w:t xml:space="preserve">Active </w:t>
            </w:r>
            <w:r>
              <w:rPr>
                <w:rFonts w:cs="Arial"/>
                <w:iCs/>
                <w:sz w:val="20"/>
                <w:szCs w:val="20"/>
              </w:rPr>
              <w:t>Scrambled Kit Lists window opens</w:t>
            </w:r>
            <w:r w:rsidRPr="00D961B6">
              <w:rPr>
                <w:rFonts w:cs="Arial"/>
                <w:iCs/>
                <w:sz w:val="20"/>
                <w:szCs w:val="20"/>
              </w:rPr>
              <w:t xml:space="preserve"> to display a list of the active Scrambled Kit Lists.</w:t>
            </w:r>
          </w:p>
        </w:tc>
        <w:tc>
          <w:tcPr>
            <w:tcW w:w="310" w:type="pct"/>
          </w:tcPr>
          <w:p w14:paraId="4B361DD6" w14:textId="46349CEA" w:rsidR="00A04C3C" w:rsidRPr="008E75D4" w:rsidRDefault="00A04C3C" w:rsidP="00A04C3C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81" w:type="pct"/>
          </w:tcPr>
          <w:p w14:paraId="762372B2" w14:textId="46B22912" w:rsidR="00A04C3C" w:rsidRPr="008E75D4" w:rsidRDefault="0035388E" w:rsidP="00A04C3C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  <w:tr w:rsidR="00A04C3C" w:rsidRPr="00CF2FEC" w14:paraId="42557FA4" w14:textId="77777777" w:rsidTr="00960375">
        <w:trPr>
          <w:cantSplit/>
          <w:trHeight w:val="454"/>
        </w:trPr>
        <w:tc>
          <w:tcPr>
            <w:tcW w:w="243" w:type="pct"/>
          </w:tcPr>
          <w:p w14:paraId="563DDE7B" w14:textId="77777777" w:rsidR="00A04C3C" w:rsidRPr="00CF2FEC" w:rsidRDefault="00A04C3C" w:rsidP="00A04C3C">
            <w:pPr>
              <w:numPr>
                <w:ilvl w:val="0"/>
                <w:numId w:val="34"/>
              </w:numPr>
              <w:spacing w:before="40" w:after="40"/>
              <w:jc w:val="right"/>
              <w:rPr>
                <w:rFonts w:cs="Tahoma"/>
                <w:sz w:val="20"/>
                <w:szCs w:val="20"/>
              </w:rPr>
            </w:pPr>
          </w:p>
        </w:tc>
        <w:tc>
          <w:tcPr>
            <w:tcW w:w="1626" w:type="pct"/>
          </w:tcPr>
          <w:p w14:paraId="1E8D0394" w14:textId="77777777" w:rsidR="00A04C3C" w:rsidRPr="006A3C47" w:rsidRDefault="00A04C3C" w:rsidP="00A04C3C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>Click on a selected Protocol Number.</w:t>
            </w:r>
          </w:p>
        </w:tc>
        <w:tc>
          <w:tcPr>
            <w:tcW w:w="1193" w:type="pct"/>
          </w:tcPr>
          <w:p w14:paraId="22CF1803" w14:textId="2DB9E746" w:rsidR="00A04C3C" w:rsidRPr="006A3C47" w:rsidRDefault="00A04C3C" w:rsidP="00A04C3C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>The Edit Scrambled Kit List window open</w:t>
            </w:r>
            <w:r>
              <w:rPr>
                <w:rFonts w:cs="Arial"/>
                <w:iCs/>
                <w:sz w:val="20"/>
                <w:szCs w:val="20"/>
              </w:rPr>
              <w:t>ed</w:t>
            </w:r>
            <w:r w:rsidRPr="006A3C47">
              <w:rPr>
                <w:rFonts w:cs="Arial"/>
                <w:iCs/>
                <w:sz w:val="20"/>
                <w:szCs w:val="20"/>
              </w:rPr>
              <w:t xml:space="preserve"> to display the </w:t>
            </w:r>
            <w:bookmarkStart w:id="35" w:name="OLE_LINK1"/>
            <w:bookmarkStart w:id="36" w:name="OLE_LINK2"/>
            <w:r w:rsidRPr="006A3C47">
              <w:rPr>
                <w:rFonts w:cs="Arial"/>
                <w:iCs/>
                <w:sz w:val="20"/>
                <w:szCs w:val="20"/>
              </w:rPr>
              <w:t>details for the selected Protocol Number.</w:t>
            </w:r>
            <w:bookmarkEnd w:id="35"/>
            <w:bookmarkEnd w:id="36"/>
          </w:p>
        </w:tc>
        <w:tc>
          <w:tcPr>
            <w:tcW w:w="1247" w:type="pct"/>
          </w:tcPr>
          <w:p w14:paraId="7DD8FD5C" w14:textId="4B354036" w:rsidR="00A04C3C" w:rsidRPr="00D961B6" w:rsidRDefault="00A04C3C" w:rsidP="00A04C3C">
            <w:pPr>
              <w:rPr>
                <w:rFonts w:cs="Arial"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>The Edit Scrambled Kit List window open</w:t>
            </w:r>
            <w:r>
              <w:rPr>
                <w:rFonts w:cs="Arial"/>
                <w:iCs/>
                <w:sz w:val="20"/>
                <w:szCs w:val="20"/>
              </w:rPr>
              <w:t>s</w:t>
            </w:r>
            <w:r w:rsidRPr="006A3C47">
              <w:rPr>
                <w:rFonts w:cs="Arial"/>
                <w:iCs/>
                <w:sz w:val="20"/>
                <w:szCs w:val="20"/>
              </w:rPr>
              <w:t xml:space="preserve"> to display the details for the selected Protocol Number.</w:t>
            </w:r>
          </w:p>
        </w:tc>
        <w:tc>
          <w:tcPr>
            <w:tcW w:w="310" w:type="pct"/>
          </w:tcPr>
          <w:p w14:paraId="087C9D33" w14:textId="6B749B6A" w:rsidR="00A04C3C" w:rsidRPr="008E75D4" w:rsidRDefault="00A04C3C" w:rsidP="00A04C3C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81" w:type="pct"/>
          </w:tcPr>
          <w:p w14:paraId="2FA75ADC" w14:textId="61B010E3" w:rsidR="00A04C3C" w:rsidRPr="008E75D4" w:rsidRDefault="0035388E" w:rsidP="00A04C3C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  <w:tr w:rsidR="00A04C3C" w:rsidRPr="00CF2FEC" w14:paraId="1C51BCBA" w14:textId="77777777" w:rsidTr="00960375">
        <w:trPr>
          <w:cantSplit/>
          <w:trHeight w:val="454"/>
        </w:trPr>
        <w:tc>
          <w:tcPr>
            <w:tcW w:w="243" w:type="pct"/>
          </w:tcPr>
          <w:p w14:paraId="650E889F" w14:textId="77777777" w:rsidR="00A04C3C" w:rsidRPr="00CF2FEC" w:rsidRDefault="00A04C3C" w:rsidP="00A04C3C">
            <w:pPr>
              <w:numPr>
                <w:ilvl w:val="0"/>
                <w:numId w:val="34"/>
              </w:numPr>
              <w:spacing w:before="40" w:after="40"/>
              <w:jc w:val="right"/>
              <w:rPr>
                <w:rFonts w:cs="Tahoma"/>
                <w:sz w:val="20"/>
                <w:szCs w:val="20"/>
              </w:rPr>
            </w:pPr>
          </w:p>
        </w:tc>
        <w:tc>
          <w:tcPr>
            <w:tcW w:w="1626" w:type="pct"/>
          </w:tcPr>
          <w:p w14:paraId="799C37FD" w14:textId="77777777" w:rsidR="00A04C3C" w:rsidRPr="006A3C47" w:rsidRDefault="00A04C3C" w:rsidP="00A04C3C">
            <w:pPr>
              <w:spacing w:before="40" w:after="40"/>
              <w:rPr>
                <w:rFonts w:cs="Arial"/>
                <w:sz w:val="20"/>
                <w:szCs w:val="20"/>
              </w:rPr>
            </w:pPr>
            <w:r w:rsidRPr="006A3C47">
              <w:rPr>
                <w:rFonts w:cs="Arial"/>
                <w:sz w:val="20"/>
                <w:szCs w:val="20"/>
              </w:rPr>
              <w:t xml:space="preserve">Click on the </w:t>
            </w:r>
            <w:r w:rsidRPr="00960375">
              <w:rPr>
                <w:rFonts w:cs="Arial"/>
                <w:i/>
                <w:sz w:val="20"/>
                <w:szCs w:val="20"/>
              </w:rPr>
              <w:t>Back</w:t>
            </w:r>
            <w:r w:rsidRPr="006A3C47">
              <w:rPr>
                <w:rFonts w:cs="Arial"/>
                <w:sz w:val="20"/>
                <w:szCs w:val="20"/>
              </w:rPr>
              <w:t xml:space="preserve"> button to return to the Active Scrambled Kit List window.</w:t>
            </w:r>
          </w:p>
        </w:tc>
        <w:tc>
          <w:tcPr>
            <w:tcW w:w="1193" w:type="pct"/>
          </w:tcPr>
          <w:p w14:paraId="791CEB41" w14:textId="4FEA2F89" w:rsidR="00A04C3C" w:rsidRPr="006A3C47" w:rsidRDefault="00A04C3C" w:rsidP="00A04C3C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>User returned to the Active Scrambled Kit List window.</w:t>
            </w:r>
          </w:p>
        </w:tc>
        <w:tc>
          <w:tcPr>
            <w:tcW w:w="1247" w:type="pct"/>
          </w:tcPr>
          <w:p w14:paraId="657A10AD" w14:textId="1655AEB5" w:rsidR="00A04C3C" w:rsidRPr="00D961B6" w:rsidRDefault="00A04C3C" w:rsidP="00A04C3C">
            <w:pPr>
              <w:rPr>
                <w:rFonts w:cs="Arial"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>User return</w:t>
            </w:r>
            <w:r>
              <w:rPr>
                <w:rFonts w:cs="Arial"/>
                <w:iCs/>
                <w:sz w:val="20"/>
                <w:szCs w:val="20"/>
              </w:rPr>
              <w:t>s</w:t>
            </w:r>
            <w:r w:rsidRPr="006A3C47">
              <w:rPr>
                <w:rFonts w:cs="Arial"/>
                <w:iCs/>
                <w:sz w:val="20"/>
                <w:szCs w:val="20"/>
              </w:rPr>
              <w:t xml:space="preserve"> to the Active Scrambled Kit List window.</w:t>
            </w:r>
          </w:p>
        </w:tc>
        <w:tc>
          <w:tcPr>
            <w:tcW w:w="310" w:type="pct"/>
          </w:tcPr>
          <w:p w14:paraId="16DEA4A0" w14:textId="737B2C9D" w:rsidR="00A04C3C" w:rsidRPr="008E75D4" w:rsidRDefault="00A04C3C" w:rsidP="00A04C3C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81" w:type="pct"/>
          </w:tcPr>
          <w:p w14:paraId="765E578D" w14:textId="141BFE97" w:rsidR="00A04C3C" w:rsidRPr="008E75D4" w:rsidRDefault="0035388E" w:rsidP="00A04C3C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  <w:tr w:rsidR="00A04C3C" w:rsidRPr="00CF2FEC" w14:paraId="12C2884F" w14:textId="77777777" w:rsidTr="00960375">
        <w:trPr>
          <w:cantSplit/>
          <w:trHeight w:val="454"/>
        </w:trPr>
        <w:tc>
          <w:tcPr>
            <w:tcW w:w="243" w:type="pct"/>
          </w:tcPr>
          <w:p w14:paraId="06C1F2D5" w14:textId="77777777" w:rsidR="00A04C3C" w:rsidRPr="00CF2FEC" w:rsidRDefault="00A04C3C" w:rsidP="00A04C3C">
            <w:pPr>
              <w:numPr>
                <w:ilvl w:val="0"/>
                <w:numId w:val="34"/>
              </w:numPr>
              <w:spacing w:before="40" w:after="40"/>
              <w:jc w:val="right"/>
              <w:rPr>
                <w:rFonts w:cs="Tahoma"/>
                <w:sz w:val="20"/>
                <w:szCs w:val="20"/>
              </w:rPr>
            </w:pPr>
          </w:p>
        </w:tc>
        <w:tc>
          <w:tcPr>
            <w:tcW w:w="1626" w:type="pct"/>
          </w:tcPr>
          <w:p w14:paraId="598D7EE3" w14:textId="4BF786D2" w:rsidR="00A04C3C" w:rsidRPr="006A3C47" w:rsidRDefault="00A04C3C" w:rsidP="00A04C3C">
            <w:pPr>
              <w:spacing w:before="40" w:after="40"/>
              <w:rPr>
                <w:rFonts w:cs="Arial"/>
                <w:sz w:val="20"/>
                <w:szCs w:val="20"/>
              </w:rPr>
            </w:pPr>
            <w:r w:rsidRPr="006A3C47">
              <w:rPr>
                <w:rFonts w:cs="Arial"/>
                <w:sz w:val="20"/>
                <w:szCs w:val="20"/>
              </w:rPr>
              <w:t>Select a protocol using radio button</w:t>
            </w:r>
            <w:r>
              <w:rPr>
                <w:rFonts w:cs="Arial"/>
                <w:sz w:val="20"/>
                <w:szCs w:val="20"/>
              </w:rPr>
              <w:t>.</w:t>
            </w:r>
          </w:p>
          <w:p w14:paraId="2449BC6F" w14:textId="77777777" w:rsidR="00A04C3C" w:rsidRPr="006A3C47" w:rsidRDefault="00A04C3C" w:rsidP="00A04C3C">
            <w:pPr>
              <w:spacing w:before="40" w:after="40"/>
              <w:rPr>
                <w:rFonts w:cs="Arial"/>
                <w:sz w:val="20"/>
                <w:szCs w:val="20"/>
              </w:rPr>
            </w:pPr>
          </w:p>
          <w:p w14:paraId="6CBC49BC" w14:textId="77777777" w:rsidR="00665EFA" w:rsidRPr="00665EFA" w:rsidRDefault="00A04C3C" w:rsidP="00665EFA">
            <w:pPr>
              <w:spacing w:before="40" w:after="40"/>
              <w:rPr>
                <w:rFonts w:cs="Arial"/>
                <w:sz w:val="20"/>
                <w:szCs w:val="20"/>
              </w:rPr>
            </w:pPr>
            <w:r w:rsidRPr="006A3C47">
              <w:rPr>
                <w:rFonts w:cs="Arial"/>
                <w:sz w:val="20"/>
                <w:szCs w:val="20"/>
              </w:rPr>
              <w:t xml:space="preserve">Enter selected Protocol Number: </w:t>
            </w:r>
          </w:p>
          <w:p w14:paraId="3BCEAC5E" w14:textId="2A835437" w:rsidR="00A04C3C" w:rsidRPr="006A3C47" w:rsidRDefault="00DE0FF9" w:rsidP="00881083">
            <w:pPr>
              <w:spacing w:before="40" w:after="4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BN29552</w:t>
            </w:r>
          </w:p>
          <w:p w14:paraId="02B754EA" w14:textId="77777777" w:rsidR="00A04C3C" w:rsidRPr="006A3C47" w:rsidRDefault="00A04C3C" w:rsidP="00A04C3C">
            <w:pPr>
              <w:spacing w:before="40" w:after="40"/>
              <w:rPr>
                <w:rFonts w:cs="Arial"/>
                <w:sz w:val="20"/>
                <w:szCs w:val="20"/>
              </w:rPr>
            </w:pPr>
          </w:p>
          <w:p w14:paraId="4E41426A" w14:textId="77777777" w:rsidR="00A04C3C" w:rsidRPr="006A3C47" w:rsidRDefault="00A04C3C" w:rsidP="00A04C3C">
            <w:pPr>
              <w:spacing w:before="40" w:after="40"/>
              <w:rPr>
                <w:rFonts w:cs="Arial"/>
                <w:sz w:val="20"/>
                <w:szCs w:val="20"/>
              </w:rPr>
            </w:pPr>
            <w:r w:rsidRPr="006A3C47">
              <w:rPr>
                <w:rFonts w:cs="Arial"/>
                <w:sz w:val="20"/>
                <w:szCs w:val="20"/>
              </w:rPr>
              <w:t xml:space="preserve">Click on the </w:t>
            </w:r>
            <w:r w:rsidRPr="00960375">
              <w:rPr>
                <w:rFonts w:cs="Arial"/>
                <w:i/>
                <w:sz w:val="20"/>
                <w:szCs w:val="20"/>
              </w:rPr>
              <w:t>Production Kit List File (PKLF)</w:t>
            </w:r>
            <w:r w:rsidRPr="006A3C47">
              <w:rPr>
                <w:rFonts w:cs="Arial"/>
                <w:sz w:val="20"/>
                <w:szCs w:val="20"/>
              </w:rPr>
              <w:t xml:space="preserve"> button to download and Save the Production Scrambled Kit List.</w:t>
            </w:r>
          </w:p>
          <w:p w14:paraId="389DB932" w14:textId="77777777" w:rsidR="00A04C3C" w:rsidRPr="006A3C47" w:rsidRDefault="00A04C3C" w:rsidP="00A04C3C">
            <w:pPr>
              <w:spacing w:before="40" w:after="40"/>
              <w:rPr>
                <w:rFonts w:cs="Arial"/>
                <w:sz w:val="20"/>
                <w:szCs w:val="20"/>
              </w:rPr>
            </w:pPr>
          </w:p>
          <w:p w14:paraId="15D69818" w14:textId="241B905B" w:rsidR="00A04C3C" w:rsidRDefault="00A04C3C" w:rsidP="00A04C3C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sz w:val="20"/>
                <w:szCs w:val="20"/>
              </w:rPr>
              <w:t xml:space="preserve">Enter PKLF file number: </w:t>
            </w:r>
          </w:p>
          <w:p w14:paraId="64959DE5" w14:textId="3A5F699B" w:rsidR="00A04C3C" w:rsidRDefault="0035388E" w:rsidP="00A04C3C">
            <w:pPr>
              <w:spacing w:before="40" w:after="40"/>
              <w:rPr>
                <w:rFonts w:cs="Arial"/>
                <w:sz w:val="20"/>
                <w:szCs w:val="20"/>
              </w:rPr>
            </w:pPr>
            <w:r w:rsidRPr="006963AB">
              <w:rPr>
                <w:rFonts w:cs="Arial"/>
                <w:sz w:val="20"/>
                <w:szCs w:val="20"/>
              </w:rPr>
              <w:t>BN29552_RCHE_KLD1_PROD_V1.0_RESTRICT_20230403032438.csv</w:t>
            </w:r>
          </w:p>
          <w:p w14:paraId="79633540" w14:textId="77777777" w:rsidR="0035388E" w:rsidRPr="006A3C47" w:rsidRDefault="0035388E" w:rsidP="00A04C3C">
            <w:pPr>
              <w:spacing w:before="40" w:after="40"/>
              <w:rPr>
                <w:rFonts w:cs="Arial"/>
                <w:sz w:val="20"/>
                <w:szCs w:val="20"/>
              </w:rPr>
            </w:pPr>
          </w:p>
          <w:p w14:paraId="5AD7377A" w14:textId="77777777" w:rsidR="00A04C3C" w:rsidRPr="006A3C47" w:rsidRDefault="00A04C3C" w:rsidP="00A04C3C">
            <w:pPr>
              <w:spacing w:before="40" w:after="40"/>
              <w:rPr>
                <w:rFonts w:cs="Arial"/>
                <w:sz w:val="20"/>
                <w:szCs w:val="20"/>
              </w:rPr>
            </w:pPr>
            <w:r w:rsidRPr="006A3C47">
              <w:rPr>
                <w:rFonts w:cs="Arial"/>
                <w:sz w:val="20"/>
                <w:szCs w:val="20"/>
              </w:rPr>
              <w:t>Verify the PKLF file label is according to the following format:</w:t>
            </w:r>
          </w:p>
          <w:p w14:paraId="0D7822A2" w14:textId="77777777" w:rsidR="00A04C3C" w:rsidRPr="006A3C47" w:rsidRDefault="00A04C3C" w:rsidP="00A04C3C">
            <w:pPr>
              <w:spacing w:before="40" w:after="40"/>
              <w:rPr>
                <w:rFonts w:cs="Arial"/>
                <w:sz w:val="20"/>
                <w:szCs w:val="20"/>
              </w:rPr>
            </w:pPr>
          </w:p>
          <w:p w14:paraId="54D55620" w14:textId="77777777" w:rsidR="00A04C3C" w:rsidRPr="006A3C47" w:rsidRDefault="00A04C3C" w:rsidP="00A04C3C">
            <w:pPr>
              <w:spacing w:before="40" w:after="40"/>
              <w:rPr>
                <w:rFonts w:cs="Arial"/>
                <w:sz w:val="20"/>
                <w:szCs w:val="20"/>
              </w:rPr>
            </w:pPr>
            <w:r w:rsidRPr="006A3C47">
              <w:rPr>
                <w:rFonts w:cs="Arial"/>
                <w:sz w:val="20"/>
                <w:szCs w:val="20"/>
              </w:rPr>
              <w:t>&lt;PROTOCOL_NUMBER&gt;_KLD_PROD_KLD_RESTRICTED_KLD_&lt;YYYYMMDDHHMMSS&gt;</w:t>
            </w:r>
          </w:p>
        </w:tc>
        <w:tc>
          <w:tcPr>
            <w:tcW w:w="1193" w:type="pct"/>
          </w:tcPr>
          <w:p w14:paraId="1755E916" w14:textId="0BDF1C42" w:rsidR="00A04C3C" w:rsidRPr="006A3C47" w:rsidRDefault="00A04C3C" w:rsidP="00A04C3C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>The PKLF file download</w:t>
            </w:r>
            <w:r>
              <w:rPr>
                <w:rFonts w:cs="Arial"/>
                <w:iCs/>
                <w:sz w:val="20"/>
                <w:szCs w:val="20"/>
              </w:rPr>
              <w:t>ed</w:t>
            </w:r>
            <w:r w:rsidRPr="006A3C47">
              <w:rPr>
                <w:rFonts w:cs="Arial"/>
                <w:iCs/>
                <w:sz w:val="20"/>
                <w:szCs w:val="20"/>
              </w:rPr>
              <w:t xml:space="preserve"> and save</w:t>
            </w:r>
            <w:r>
              <w:rPr>
                <w:rFonts w:cs="Arial"/>
                <w:iCs/>
                <w:sz w:val="20"/>
                <w:szCs w:val="20"/>
              </w:rPr>
              <w:t>d</w:t>
            </w:r>
            <w:r w:rsidRPr="006A3C47">
              <w:rPr>
                <w:rFonts w:cs="Arial"/>
                <w:iCs/>
                <w:sz w:val="20"/>
                <w:szCs w:val="20"/>
              </w:rPr>
              <w:t xml:space="preserve"> successfully.</w:t>
            </w:r>
          </w:p>
          <w:p w14:paraId="55DBB434" w14:textId="094BD9C9" w:rsidR="00A04C3C" w:rsidRPr="006A3C47" w:rsidRDefault="00A04C3C" w:rsidP="00A04C3C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 xml:space="preserve">File label format </w:t>
            </w:r>
            <w:r>
              <w:rPr>
                <w:rFonts w:cs="Arial"/>
                <w:iCs/>
                <w:sz w:val="20"/>
                <w:szCs w:val="20"/>
              </w:rPr>
              <w:t>was</w:t>
            </w:r>
            <w:r w:rsidRPr="006A3C47">
              <w:rPr>
                <w:rFonts w:cs="Arial"/>
                <w:iCs/>
                <w:sz w:val="20"/>
                <w:szCs w:val="20"/>
              </w:rPr>
              <w:t xml:space="preserve"> correct.</w:t>
            </w:r>
          </w:p>
        </w:tc>
        <w:tc>
          <w:tcPr>
            <w:tcW w:w="1247" w:type="pct"/>
          </w:tcPr>
          <w:p w14:paraId="5E1D802F" w14:textId="77777777" w:rsidR="00A04C3C" w:rsidRPr="00D961B6" w:rsidRDefault="00A04C3C" w:rsidP="00A04C3C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>
              <w:rPr>
                <w:rFonts w:cs="Arial"/>
                <w:iCs/>
                <w:sz w:val="20"/>
                <w:szCs w:val="20"/>
              </w:rPr>
              <w:t>The PKLF file downloads and saves</w:t>
            </w:r>
            <w:r w:rsidRPr="00D961B6">
              <w:rPr>
                <w:rFonts w:cs="Arial"/>
                <w:iCs/>
                <w:sz w:val="20"/>
                <w:szCs w:val="20"/>
              </w:rPr>
              <w:t xml:space="preserve"> successfully.</w:t>
            </w:r>
          </w:p>
          <w:p w14:paraId="689D061B" w14:textId="2CCB7001" w:rsidR="00A04C3C" w:rsidRPr="00D961B6" w:rsidRDefault="00A04C3C" w:rsidP="00A04C3C">
            <w:pPr>
              <w:rPr>
                <w:rFonts w:cs="Arial"/>
                <w:sz w:val="20"/>
                <w:szCs w:val="20"/>
              </w:rPr>
            </w:pPr>
            <w:r w:rsidRPr="00D961B6">
              <w:rPr>
                <w:rFonts w:cs="Arial"/>
                <w:iCs/>
                <w:sz w:val="20"/>
                <w:szCs w:val="20"/>
              </w:rPr>
              <w:t xml:space="preserve">File label format </w:t>
            </w:r>
            <w:r>
              <w:rPr>
                <w:rFonts w:cs="Arial"/>
                <w:iCs/>
                <w:sz w:val="20"/>
                <w:szCs w:val="20"/>
              </w:rPr>
              <w:t>is</w:t>
            </w:r>
            <w:r w:rsidRPr="00D961B6">
              <w:rPr>
                <w:rFonts w:cs="Arial"/>
                <w:iCs/>
                <w:sz w:val="20"/>
                <w:szCs w:val="20"/>
              </w:rPr>
              <w:t xml:space="preserve"> correct.</w:t>
            </w:r>
          </w:p>
        </w:tc>
        <w:tc>
          <w:tcPr>
            <w:tcW w:w="310" w:type="pct"/>
          </w:tcPr>
          <w:p w14:paraId="6B002421" w14:textId="576B6DA8" w:rsidR="00A04C3C" w:rsidRPr="008E75D4" w:rsidRDefault="00A04C3C" w:rsidP="00A04C3C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81" w:type="pct"/>
          </w:tcPr>
          <w:p w14:paraId="7F76FC85" w14:textId="2D96AD27" w:rsidR="00A04C3C" w:rsidRPr="008E75D4" w:rsidRDefault="0035388E" w:rsidP="00A04C3C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  <w:tr w:rsidR="00A04C3C" w:rsidRPr="00CF2FEC" w14:paraId="658C6653" w14:textId="77777777" w:rsidTr="00960375">
        <w:trPr>
          <w:cantSplit/>
          <w:trHeight w:val="454"/>
        </w:trPr>
        <w:tc>
          <w:tcPr>
            <w:tcW w:w="243" w:type="pct"/>
          </w:tcPr>
          <w:p w14:paraId="4BF3FA44" w14:textId="77777777" w:rsidR="00A04C3C" w:rsidRPr="00CF2FEC" w:rsidRDefault="00A04C3C" w:rsidP="00A04C3C">
            <w:pPr>
              <w:numPr>
                <w:ilvl w:val="0"/>
                <w:numId w:val="34"/>
              </w:numPr>
              <w:spacing w:before="40" w:after="40"/>
              <w:jc w:val="right"/>
              <w:rPr>
                <w:rFonts w:cs="Tahoma"/>
                <w:sz w:val="20"/>
                <w:szCs w:val="20"/>
              </w:rPr>
            </w:pPr>
          </w:p>
        </w:tc>
        <w:tc>
          <w:tcPr>
            <w:tcW w:w="1626" w:type="pct"/>
          </w:tcPr>
          <w:p w14:paraId="69D4EC0D" w14:textId="77777777" w:rsidR="00A04C3C" w:rsidRPr="006A3C47" w:rsidRDefault="00A04C3C" w:rsidP="00A04C3C">
            <w:pPr>
              <w:spacing w:before="40" w:after="40"/>
              <w:rPr>
                <w:rFonts w:cs="Arial"/>
                <w:sz w:val="20"/>
                <w:szCs w:val="20"/>
              </w:rPr>
            </w:pPr>
            <w:r w:rsidRPr="006A3C47">
              <w:rPr>
                <w:rFonts w:cs="Arial"/>
                <w:sz w:val="20"/>
                <w:szCs w:val="20"/>
              </w:rPr>
              <w:t>Open the PKLF downloaded for the selected protocol in this test case.</w:t>
            </w:r>
          </w:p>
        </w:tc>
        <w:tc>
          <w:tcPr>
            <w:tcW w:w="1193" w:type="pct"/>
          </w:tcPr>
          <w:p w14:paraId="28709766" w14:textId="3DEEA446" w:rsidR="00A04C3C" w:rsidRPr="006A3C47" w:rsidRDefault="00A04C3C" w:rsidP="00A04C3C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>File open</w:t>
            </w:r>
            <w:r>
              <w:rPr>
                <w:rFonts w:cs="Arial"/>
                <w:iCs/>
                <w:sz w:val="20"/>
                <w:szCs w:val="20"/>
              </w:rPr>
              <w:t>ed</w:t>
            </w:r>
            <w:r w:rsidRPr="006A3C47">
              <w:rPr>
                <w:rFonts w:cs="Arial"/>
                <w:iCs/>
                <w:sz w:val="20"/>
                <w:szCs w:val="20"/>
              </w:rPr>
              <w:t xml:space="preserve"> as expected.</w:t>
            </w:r>
          </w:p>
        </w:tc>
        <w:tc>
          <w:tcPr>
            <w:tcW w:w="1247" w:type="pct"/>
          </w:tcPr>
          <w:p w14:paraId="026CF462" w14:textId="2A45D571" w:rsidR="00A04C3C" w:rsidRPr="00D961B6" w:rsidRDefault="00A04C3C" w:rsidP="00A04C3C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iCs/>
                <w:sz w:val="20"/>
                <w:szCs w:val="20"/>
              </w:rPr>
              <w:t>File opens</w:t>
            </w:r>
            <w:r w:rsidRPr="00D961B6">
              <w:rPr>
                <w:rFonts w:cs="Arial"/>
                <w:iCs/>
                <w:sz w:val="20"/>
                <w:szCs w:val="20"/>
              </w:rPr>
              <w:t xml:space="preserve"> as expected.</w:t>
            </w:r>
          </w:p>
        </w:tc>
        <w:tc>
          <w:tcPr>
            <w:tcW w:w="310" w:type="pct"/>
          </w:tcPr>
          <w:p w14:paraId="28E7FC4A" w14:textId="4F5AB227" w:rsidR="00A04C3C" w:rsidRPr="008E75D4" w:rsidRDefault="00A04C3C" w:rsidP="00A04C3C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81" w:type="pct"/>
          </w:tcPr>
          <w:p w14:paraId="66C66E90" w14:textId="5292A5AD" w:rsidR="00A04C3C" w:rsidRPr="008E75D4" w:rsidRDefault="0035388E" w:rsidP="00A04C3C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  <w:tr w:rsidR="00A04C3C" w:rsidRPr="00CF2FEC" w14:paraId="469C8608" w14:textId="77777777" w:rsidTr="00960375">
        <w:trPr>
          <w:cantSplit/>
          <w:trHeight w:val="454"/>
        </w:trPr>
        <w:tc>
          <w:tcPr>
            <w:tcW w:w="243" w:type="pct"/>
          </w:tcPr>
          <w:p w14:paraId="563E5A17" w14:textId="77777777" w:rsidR="00A04C3C" w:rsidRPr="00CF2FEC" w:rsidRDefault="00A04C3C" w:rsidP="00A04C3C">
            <w:pPr>
              <w:numPr>
                <w:ilvl w:val="0"/>
                <w:numId w:val="34"/>
              </w:numPr>
              <w:spacing w:before="40" w:after="40"/>
              <w:jc w:val="right"/>
              <w:rPr>
                <w:rFonts w:cs="Tahoma"/>
                <w:sz w:val="20"/>
                <w:szCs w:val="20"/>
              </w:rPr>
            </w:pPr>
          </w:p>
        </w:tc>
        <w:tc>
          <w:tcPr>
            <w:tcW w:w="1626" w:type="pct"/>
          </w:tcPr>
          <w:p w14:paraId="3112F953" w14:textId="20A7A0FB" w:rsidR="00A04C3C" w:rsidRPr="006A3C47" w:rsidRDefault="00A04C3C" w:rsidP="00A04C3C">
            <w:pPr>
              <w:spacing w:before="40" w:after="40"/>
              <w:rPr>
                <w:rFonts w:cs="Arial"/>
                <w:sz w:val="20"/>
                <w:szCs w:val="20"/>
              </w:rPr>
            </w:pPr>
            <w:r w:rsidRPr="006A3C47">
              <w:rPr>
                <w:rFonts w:cs="Arial"/>
                <w:sz w:val="20"/>
                <w:szCs w:val="20"/>
              </w:rPr>
              <w:t xml:space="preserve">Verify that </w:t>
            </w:r>
            <w:r>
              <w:rPr>
                <w:rFonts w:cs="Arial"/>
                <w:sz w:val="20"/>
                <w:szCs w:val="20"/>
              </w:rPr>
              <w:t xml:space="preserve">the </w:t>
            </w:r>
            <w:r w:rsidRPr="006A3C47">
              <w:rPr>
                <w:rFonts w:cs="Arial"/>
                <w:sz w:val="20"/>
                <w:szCs w:val="20"/>
              </w:rPr>
              <w:t>file contains corresponding protocol data:</w:t>
            </w:r>
          </w:p>
          <w:p w14:paraId="3FF3BE3E" w14:textId="77777777" w:rsidR="00A04C3C" w:rsidRPr="006A3C47" w:rsidRDefault="00A04C3C" w:rsidP="00A04C3C">
            <w:pPr>
              <w:numPr>
                <w:ilvl w:val="0"/>
                <w:numId w:val="31"/>
              </w:numPr>
              <w:spacing w:before="40" w:after="40"/>
              <w:rPr>
                <w:rFonts w:cs="Arial"/>
                <w:sz w:val="20"/>
                <w:szCs w:val="20"/>
              </w:rPr>
            </w:pPr>
            <w:r w:rsidRPr="006A3C47">
              <w:rPr>
                <w:rFonts w:cs="Arial"/>
                <w:sz w:val="20"/>
                <w:szCs w:val="20"/>
              </w:rPr>
              <w:t>Protocol Number</w:t>
            </w:r>
          </w:p>
          <w:p w14:paraId="04D6293E" w14:textId="77777777" w:rsidR="00A04C3C" w:rsidRPr="006A3C47" w:rsidRDefault="00A04C3C" w:rsidP="00A04C3C">
            <w:pPr>
              <w:numPr>
                <w:ilvl w:val="0"/>
                <w:numId w:val="31"/>
              </w:numPr>
              <w:spacing w:before="40" w:after="40"/>
              <w:rPr>
                <w:rFonts w:cs="Arial"/>
                <w:sz w:val="20"/>
                <w:szCs w:val="20"/>
              </w:rPr>
            </w:pPr>
            <w:r w:rsidRPr="006A3C47">
              <w:rPr>
                <w:rFonts w:cs="Arial"/>
                <w:sz w:val="20"/>
                <w:szCs w:val="20"/>
              </w:rPr>
              <w:t>Kit Code</w:t>
            </w:r>
          </w:p>
          <w:p w14:paraId="26F8E566" w14:textId="77777777" w:rsidR="00A04C3C" w:rsidRPr="006A3C47" w:rsidRDefault="00A04C3C" w:rsidP="00A04C3C">
            <w:pPr>
              <w:numPr>
                <w:ilvl w:val="0"/>
                <w:numId w:val="31"/>
              </w:numPr>
              <w:spacing w:before="40" w:after="40"/>
              <w:rPr>
                <w:rFonts w:cs="Arial"/>
                <w:sz w:val="20"/>
                <w:szCs w:val="20"/>
              </w:rPr>
            </w:pPr>
            <w:r w:rsidRPr="006A3C47">
              <w:rPr>
                <w:rFonts w:cs="Arial"/>
                <w:sz w:val="20"/>
                <w:szCs w:val="20"/>
              </w:rPr>
              <w:t>Kit Description</w:t>
            </w:r>
          </w:p>
          <w:p w14:paraId="35854489" w14:textId="77777777" w:rsidR="00A04C3C" w:rsidRPr="006A3C47" w:rsidRDefault="00A04C3C" w:rsidP="00A04C3C">
            <w:pPr>
              <w:numPr>
                <w:ilvl w:val="0"/>
                <w:numId w:val="31"/>
              </w:numPr>
              <w:spacing w:before="40" w:after="40"/>
              <w:rPr>
                <w:rFonts w:cs="Arial"/>
                <w:sz w:val="20"/>
                <w:szCs w:val="20"/>
              </w:rPr>
            </w:pPr>
            <w:r w:rsidRPr="006A3C47">
              <w:rPr>
                <w:rFonts w:cs="Arial"/>
                <w:sz w:val="20"/>
                <w:szCs w:val="20"/>
              </w:rPr>
              <w:t>Kit ID</w:t>
            </w:r>
          </w:p>
          <w:p w14:paraId="54A30460" w14:textId="77777777" w:rsidR="00A04C3C" w:rsidRPr="006A3C47" w:rsidRDefault="00A04C3C" w:rsidP="00A04C3C">
            <w:pPr>
              <w:spacing w:before="40" w:after="40"/>
              <w:rPr>
                <w:rFonts w:cs="Arial"/>
                <w:sz w:val="20"/>
                <w:szCs w:val="20"/>
              </w:rPr>
            </w:pPr>
          </w:p>
          <w:p w14:paraId="0F427904" w14:textId="6705444B" w:rsidR="00A04C3C" w:rsidRPr="006A3C47" w:rsidRDefault="00A04C3C" w:rsidP="00A04C3C">
            <w:pPr>
              <w:spacing w:before="40" w:after="40"/>
              <w:rPr>
                <w:rFonts w:cs="Arial"/>
                <w:sz w:val="20"/>
                <w:szCs w:val="20"/>
              </w:rPr>
            </w:pPr>
            <w:r w:rsidRPr="006A3C47">
              <w:rPr>
                <w:sz w:val="20"/>
              </w:rPr>
              <w:t xml:space="preserve">Take a </w:t>
            </w:r>
            <w:r w:rsidRPr="00960375">
              <w:rPr>
                <w:rFonts w:cs="Arial"/>
                <w:b/>
                <w:sz w:val="20"/>
                <w:szCs w:val="20"/>
              </w:rPr>
              <w:t>screenshot</w:t>
            </w:r>
            <w:r w:rsidRPr="00960375"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  <w:r w:rsidRPr="006A3C47">
              <w:rPr>
                <w:sz w:val="20"/>
              </w:rPr>
              <w:t xml:space="preserve">and attach it to </w:t>
            </w:r>
            <w:hyperlink w:anchor="_Appendix_B_–" w:history="1">
              <w:r w:rsidRPr="00AC2E17">
                <w:rPr>
                  <w:rStyle w:val="Hyperlink"/>
                  <w:sz w:val="20"/>
                </w:rPr>
                <w:t>Appendix B.</w:t>
              </w:r>
            </w:hyperlink>
          </w:p>
        </w:tc>
        <w:tc>
          <w:tcPr>
            <w:tcW w:w="1193" w:type="pct"/>
          </w:tcPr>
          <w:p w14:paraId="04293831" w14:textId="2CB74D02" w:rsidR="00A04C3C" w:rsidRPr="006A3C47" w:rsidRDefault="00A04C3C" w:rsidP="00A04C3C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>File contain</w:t>
            </w:r>
            <w:r>
              <w:rPr>
                <w:rFonts w:cs="Arial"/>
                <w:iCs/>
                <w:sz w:val="20"/>
                <w:szCs w:val="20"/>
              </w:rPr>
              <w:t>ed</w:t>
            </w:r>
            <w:r w:rsidRPr="006A3C47">
              <w:rPr>
                <w:rFonts w:cs="Arial"/>
                <w:iCs/>
                <w:sz w:val="20"/>
                <w:szCs w:val="20"/>
              </w:rPr>
              <w:t xml:space="preserve"> the correct data format.</w:t>
            </w:r>
          </w:p>
        </w:tc>
        <w:tc>
          <w:tcPr>
            <w:tcW w:w="1247" w:type="pct"/>
          </w:tcPr>
          <w:p w14:paraId="2D8DBE2D" w14:textId="77777777" w:rsidR="00A04C3C" w:rsidRDefault="00A04C3C" w:rsidP="00A04C3C">
            <w:pPr>
              <w:rPr>
                <w:rFonts w:cs="Arial"/>
                <w:iCs/>
                <w:sz w:val="20"/>
                <w:szCs w:val="20"/>
              </w:rPr>
            </w:pPr>
            <w:r w:rsidRPr="00D961B6">
              <w:rPr>
                <w:rFonts w:cs="Arial"/>
                <w:iCs/>
                <w:sz w:val="20"/>
                <w:szCs w:val="20"/>
              </w:rPr>
              <w:t>File contain</w:t>
            </w:r>
            <w:r>
              <w:rPr>
                <w:rFonts w:cs="Arial"/>
                <w:iCs/>
                <w:sz w:val="20"/>
                <w:szCs w:val="20"/>
              </w:rPr>
              <w:t>s</w:t>
            </w:r>
            <w:r w:rsidRPr="00D961B6">
              <w:rPr>
                <w:rFonts w:cs="Arial"/>
                <w:iCs/>
                <w:sz w:val="20"/>
                <w:szCs w:val="20"/>
              </w:rPr>
              <w:t xml:space="preserve"> the correct data format.</w:t>
            </w:r>
          </w:p>
          <w:p w14:paraId="31C594AC" w14:textId="77777777" w:rsidR="00A04C3C" w:rsidRDefault="00A04C3C" w:rsidP="00A04C3C">
            <w:pPr>
              <w:rPr>
                <w:rFonts w:cs="Arial"/>
                <w:iCs/>
                <w:sz w:val="20"/>
                <w:szCs w:val="20"/>
              </w:rPr>
            </w:pPr>
          </w:p>
          <w:p w14:paraId="3C5D69F2" w14:textId="03E5598A" w:rsidR="00A04C3C" w:rsidRPr="00D961B6" w:rsidRDefault="00A04C3C" w:rsidP="00A04C3C">
            <w:pPr>
              <w:rPr>
                <w:rFonts w:cs="Arial"/>
                <w:iCs/>
                <w:sz w:val="20"/>
                <w:szCs w:val="20"/>
              </w:rPr>
            </w:pPr>
            <w:r>
              <w:rPr>
                <w:rFonts w:cs="Arial"/>
                <w:iCs/>
                <w:sz w:val="20"/>
                <w:szCs w:val="20"/>
              </w:rPr>
              <w:t>Refer to Appendix B for Test Evidence.</w:t>
            </w:r>
          </w:p>
        </w:tc>
        <w:tc>
          <w:tcPr>
            <w:tcW w:w="310" w:type="pct"/>
          </w:tcPr>
          <w:p w14:paraId="66B640F4" w14:textId="53C7B4A9" w:rsidR="00A04C3C" w:rsidRPr="008E75D4" w:rsidRDefault="00A04C3C" w:rsidP="00A04C3C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81" w:type="pct"/>
          </w:tcPr>
          <w:p w14:paraId="78E6BAE3" w14:textId="6CCC75A9" w:rsidR="00A04C3C" w:rsidRPr="008E75D4" w:rsidRDefault="0035388E" w:rsidP="00A04C3C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  <w:tr w:rsidR="00A04C3C" w:rsidRPr="00CF2FEC" w14:paraId="2484B9F6" w14:textId="77777777" w:rsidTr="00960375">
        <w:trPr>
          <w:cantSplit/>
          <w:trHeight w:val="454"/>
        </w:trPr>
        <w:tc>
          <w:tcPr>
            <w:tcW w:w="243" w:type="pct"/>
          </w:tcPr>
          <w:p w14:paraId="7DCECC93" w14:textId="77777777" w:rsidR="00A04C3C" w:rsidRPr="00CF2FEC" w:rsidRDefault="00A04C3C" w:rsidP="00A04C3C">
            <w:pPr>
              <w:numPr>
                <w:ilvl w:val="0"/>
                <w:numId w:val="34"/>
              </w:numPr>
              <w:spacing w:before="40" w:after="40"/>
              <w:rPr>
                <w:rFonts w:cs="Tahoma"/>
                <w:sz w:val="20"/>
                <w:szCs w:val="20"/>
              </w:rPr>
            </w:pPr>
          </w:p>
        </w:tc>
        <w:tc>
          <w:tcPr>
            <w:tcW w:w="1626" w:type="pct"/>
          </w:tcPr>
          <w:p w14:paraId="018B2448" w14:textId="6A5F6F9C" w:rsidR="00A04C3C" w:rsidRPr="006A3C47" w:rsidRDefault="00A04C3C" w:rsidP="00A04C3C">
            <w:pPr>
              <w:spacing w:before="40" w:after="40"/>
              <w:rPr>
                <w:rFonts w:cs="Arial"/>
                <w:sz w:val="20"/>
                <w:szCs w:val="20"/>
              </w:rPr>
            </w:pPr>
            <w:r w:rsidRPr="006A3C47">
              <w:rPr>
                <w:rFonts w:cs="Arial"/>
                <w:sz w:val="20"/>
                <w:szCs w:val="20"/>
              </w:rPr>
              <w:t>While on Active Scrambled Kit List</w:t>
            </w:r>
            <w:r>
              <w:rPr>
                <w:rFonts w:cs="Arial"/>
                <w:sz w:val="20"/>
                <w:szCs w:val="20"/>
              </w:rPr>
              <w:t>s</w:t>
            </w:r>
            <w:r w:rsidRPr="006A3C47">
              <w:rPr>
                <w:rFonts w:cs="Arial"/>
                <w:sz w:val="20"/>
                <w:szCs w:val="20"/>
              </w:rPr>
              <w:t xml:space="preserve"> window, using radio button select existing protocol.</w:t>
            </w:r>
          </w:p>
          <w:p w14:paraId="51FBA1D1" w14:textId="77777777" w:rsidR="00A04C3C" w:rsidRPr="006A3C47" w:rsidRDefault="00A04C3C" w:rsidP="00A04C3C">
            <w:pPr>
              <w:spacing w:before="40" w:after="40"/>
              <w:rPr>
                <w:rFonts w:cs="Arial"/>
                <w:sz w:val="20"/>
                <w:szCs w:val="20"/>
              </w:rPr>
            </w:pPr>
          </w:p>
          <w:p w14:paraId="3D7BA997" w14:textId="77777777" w:rsidR="00A04C3C" w:rsidRPr="006A3C47" w:rsidRDefault="00A04C3C" w:rsidP="00A04C3C">
            <w:pPr>
              <w:spacing w:before="40" w:after="40"/>
              <w:rPr>
                <w:rFonts w:cs="Arial"/>
                <w:sz w:val="20"/>
                <w:szCs w:val="20"/>
              </w:rPr>
            </w:pPr>
            <w:r w:rsidRPr="006A3C47">
              <w:rPr>
                <w:rFonts w:cs="Arial"/>
                <w:sz w:val="20"/>
                <w:szCs w:val="20"/>
              </w:rPr>
              <w:t xml:space="preserve">Click the </w:t>
            </w:r>
            <w:r w:rsidRPr="00960375">
              <w:rPr>
                <w:rFonts w:cs="Arial"/>
                <w:i/>
                <w:sz w:val="20"/>
                <w:szCs w:val="20"/>
              </w:rPr>
              <w:t>Scrambled Kit List File (SKLF)</w:t>
            </w:r>
            <w:r w:rsidRPr="006A3C47">
              <w:rPr>
                <w:rFonts w:cs="Arial"/>
                <w:sz w:val="20"/>
                <w:szCs w:val="20"/>
              </w:rPr>
              <w:t xml:space="preserve"> button.</w:t>
            </w:r>
          </w:p>
        </w:tc>
        <w:tc>
          <w:tcPr>
            <w:tcW w:w="1193" w:type="pct"/>
          </w:tcPr>
          <w:p w14:paraId="4C25E2EA" w14:textId="0F121022" w:rsidR="00A04C3C" w:rsidRPr="006A3C47" w:rsidRDefault="00A04C3C" w:rsidP="00A04C3C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>Kit List Download for CLARA page open</w:t>
            </w:r>
            <w:r>
              <w:rPr>
                <w:rFonts w:cs="Arial"/>
                <w:iCs/>
                <w:sz w:val="20"/>
                <w:szCs w:val="20"/>
              </w:rPr>
              <w:t>ed</w:t>
            </w:r>
            <w:r w:rsidRPr="006A3C47">
              <w:rPr>
                <w:rFonts w:cs="Arial"/>
                <w:iCs/>
                <w:sz w:val="20"/>
                <w:szCs w:val="20"/>
              </w:rPr>
              <w:t>.</w:t>
            </w:r>
          </w:p>
        </w:tc>
        <w:tc>
          <w:tcPr>
            <w:tcW w:w="1247" w:type="pct"/>
          </w:tcPr>
          <w:p w14:paraId="647F1BC6" w14:textId="0FD9D959" w:rsidR="00A04C3C" w:rsidRPr="00D961B6" w:rsidRDefault="00A04C3C" w:rsidP="00A04C3C">
            <w:pPr>
              <w:rPr>
                <w:rFonts w:cs="Arial"/>
                <w:sz w:val="20"/>
                <w:szCs w:val="20"/>
              </w:rPr>
            </w:pPr>
            <w:r w:rsidRPr="00D961B6">
              <w:rPr>
                <w:rFonts w:cs="Arial"/>
                <w:iCs/>
                <w:sz w:val="20"/>
                <w:szCs w:val="20"/>
              </w:rPr>
              <w:t>Kit Li</w:t>
            </w:r>
            <w:r>
              <w:rPr>
                <w:rFonts w:cs="Arial"/>
                <w:iCs/>
                <w:sz w:val="20"/>
                <w:szCs w:val="20"/>
              </w:rPr>
              <w:t>st Download for CLARA page opens</w:t>
            </w:r>
            <w:r w:rsidRPr="00D961B6">
              <w:rPr>
                <w:rFonts w:cs="Arial"/>
                <w:iCs/>
                <w:sz w:val="20"/>
                <w:szCs w:val="20"/>
              </w:rPr>
              <w:t>.</w:t>
            </w:r>
          </w:p>
        </w:tc>
        <w:tc>
          <w:tcPr>
            <w:tcW w:w="310" w:type="pct"/>
          </w:tcPr>
          <w:p w14:paraId="7B5962ED" w14:textId="2F6AABD6" w:rsidR="00A04C3C" w:rsidRPr="008E75D4" w:rsidRDefault="00A04C3C" w:rsidP="00A04C3C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81" w:type="pct"/>
          </w:tcPr>
          <w:p w14:paraId="2F3522CC" w14:textId="4F7663EB" w:rsidR="00A04C3C" w:rsidRPr="008E75D4" w:rsidRDefault="0035388E" w:rsidP="00A04C3C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  <w:tr w:rsidR="00A04C3C" w:rsidRPr="00CF2FEC" w14:paraId="4C9E53A4" w14:textId="77777777" w:rsidTr="00960375">
        <w:trPr>
          <w:cantSplit/>
          <w:trHeight w:val="454"/>
        </w:trPr>
        <w:tc>
          <w:tcPr>
            <w:tcW w:w="243" w:type="pct"/>
          </w:tcPr>
          <w:p w14:paraId="12DEE1A5" w14:textId="77777777" w:rsidR="00A04C3C" w:rsidRPr="00CF2FEC" w:rsidRDefault="00A04C3C" w:rsidP="00A04C3C">
            <w:pPr>
              <w:numPr>
                <w:ilvl w:val="0"/>
                <w:numId w:val="34"/>
              </w:numPr>
              <w:spacing w:before="40" w:after="40"/>
              <w:jc w:val="right"/>
              <w:rPr>
                <w:rFonts w:cs="Tahoma"/>
                <w:sz w:val="20"/>
                <w:szCs w:val="20"/>
              </w:rPr>
            </w:pPr>
          </w:p>
        </w:tc>
        <w:tc>
          <w:tcPr>
            <w:tcW w:w="1626" w:type="pct"/>
          </w:tcPr>
          <w:p w14:paraId="0B83312A" w14:textId="77777777" w:rsidR="00A04C3C" w:rsidRPr="006A3C47" w:rsidRDefault="00A04C3C" w:rsidP="00A04C3C">
            <w:pPr>
              <w:spacing w:before="40" w:after="40"/>
              <w:rPr>
                <w:rFonts w:cs="Arial"/>
                <w:sz w:val="20"/>
                <w:szCs w:val="20"/>
              </w:rPr>
            </w:pPr>
            <w:r w:rsidRPr="006A3C47">
              <w:rPr>
                <w:rFonts w:cs="Arial"/>
                <w:sz w:val="20"/>
                <w:szCs w:val="20"/>
              </w:rPr>
              <w:t xml:space="preserve">From the Kit List Download for CLARA click the </w:t>
            </w:r>
            <w:r w:rsidRPr="00960375">
              <w:rPr>
                <w:rFonts w:cs="Arial"/>
                <w:i/>
                <w:sz w:val="20"/>
                <w:szCs w:val="20"/>
              </w:rPr>
              <w:t>Download Entire List</w:t>
            </w:r>
            <w:r w:rsidRPr="006A3C47">
              <w:rPr>
                <w:rFonts w:cs="Arial"/>
                <w:sz w:val="20"/>
                <w:szCs w:val="20"/>
              </w:rPr>
              <w:t xml:space="preserve"> button to download and save the Entire List file.</w:t>
            </w:r>
          </w:p>
        </w:tc>
        <w:tc>
          <w:tcPr>
            <w:tcW w:w="1193" w:type="pct"/>
          </w:tcPr>
          <w:p w14:paraId="4301D0E7" w14:textId="734B97A9" w:rsidR="00A04C3C" w:rsidRPr="006A3C47" w:rsidRDefault="00A04C3C" w:rsidP="00A04C3C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>The Entire List file download</w:t>
            </w:r>
            <w:r>
              <w:rPr>
                <w:rFonts w:cs="Arial"/>
                <w:iCs/>
                <w:sz w:val="20"/>
                <w:szCs w:val="20"/>
              </w:rPr>
              <w:t>ed</w:t>
            </w:r>
            <w:r w:rsidRPr="006A3C47">
              <w:rPr>
                <w:rFonts w:cs="Arial"/>
                <w:iCs/>
                <w:sz w:val="20"/>
                <w:szCs w:val="20"/>
              </w:rPr>
              <w:t xml:space="preserve"> and save</w:t>
            </w:r>
            <w:r>
              <w:rPr>
                <w:rFonts w:cs="Arial"/>
                <w:iCs/>
                <w:sz w:val="20"/>
                <w:szCs w:val="20"/>
              </w:rPr>
              <w:t>d</w:t>
            </w:r>
            <w:r w:rsidRPr="006A3C47">
              <w:rPr>
                <w:rFonts w:cs="Arial"/>
                <w:iCs/>
                <w:sz w:val="20"/>
                <w:szCs w:val="20"/>
              </w:rPr>
              <w:t xml:space="preserve"> successfully.</w:t>
            </w:r>
          </w:p>
        </w:tc>
        <w:tc>
          <w:tcPr>
            <w:tcW w:w="1247" w:type="pct"/>
          </w:tcPr>
          <w:p w14:paraId="37B8140C" w14:textId="545F6D82" w:rsidR="00A04C3C" w:rsidRPr="00D961B6" w:rsidRDefault="00A04C3C" w:rsidP="00A04C3C">
            <w:pPr>
              <w:rPr>
                <w:rFonts w:cs="Arial"/>
                <w:sz w:val="20"/>
                <w:szCs w:val="20"/>
              </w:rPr>
            </w:pPr>
            <w:r w:rsidRPr="00D961B6">
              <w:rPr>
                <w:rFonts w:cs="Arial"/>
                <w:iCs/>
                <w:sz w:val="20"/>
                <w:szCs w:val="20"/>
              </w:rPr>
              <w:t>The Entir</w:t>
            </w:r>
            <w:r>
              <w:rPr>
                <w:rFonts w:cs="Arial"/>
                <w:iCs/>
                <w:sz w:val="20"/>
                <w:szCs w:val="20"/>
              </w:rPr>
              <w:t>e List file downloads and sav</w:t>
            </w:r>
            <w:r w:rsidR="007C249B">
              <w:rPr>
                <w:rFonts w:cs="Arial"/>
                <w:iCs/>
                <w:sz w:val="20"/>
                <w:szCs w:val="20"/>
              </w:rPr>
              <w:t>e</w:t>
            </w:r>
            <w:r>
              <w:rPr>
                <w:rFonts w:cs="Arial"/>
                <w:iCs/>
                <w:sz w:val="20"/>
                <w:szCs w:val="20"/>
              </w:rPr>
              <w:t xml:space="preserve">s </w:t>
            </w:r>
            <w:r w:rsidRPr="00D961B6">
              <w:rPr>
                <w:rFonts w:cs="Arial"/>
                <w:iCs/>
                <w:sz w:val="20"/>
                <w:szCs w:val="20"/>
              </w:rPr>
              <w:t>successfully.</w:t>
            </w:r>
          </w:p>
        </w:tc>
        <w:tc>
          <w:tcPr>
            <w:tcW w:w="310" w:type="pct"/>
          </w:tcPr>
          <w:p w14:paraId="2BE5D9F1" w14:textId="2A4EEE8F" w:rsidR="00A04C3C" w:rsidRPr="008E75D4" w:rsidRDefault="00A04C3C" w:rsidP="00A04C3C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81" w:type="pct"/>
          </w:tcPr>
          <w:p w14:paraId="2BE6B444" w14:textId="47804141" w:rsidR="00A04C3C" w:rsidRPr="008E75D4" w:rsidRDefault="0035388E" w:rsidP="00A04C3C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  <w:tr w:rsidR="00A04C3C" w:rsidRPr="00CF2FEC" w14:paraId="18434F97" w14:textId="77777777" w:rsidTr="00960375">
        <w:trPr>
          <w:cantSplit/>
          <w:trHeight w:val="454"/>
        </w:trPr>
        <w:tc>
          <w:tcPr>
            <w:tcW w:w="243" w:type="pct"/>
          </w:tcPr>
          <w:p w14:paraId="70FBAA98" w14:textId="77777777" w:rsidR="00A04C3C" w:rsidRPr="00CF2FEC" w:rsidRDefault="00A04C3C" w:rsidP="00A04C3C">
            <w:pPr>
              <w:numPr>
                <w:ilvl w:val="0"/>
                <w:numId w:val="34"/>
              </w:numPr>
              <w:spacing w:before="40" w:after="40"/>
              <w:jc w:val="right"/>
              <w:rPr>
                <w:rFonts w:cs="Tahoma"/>
                <w:sz w:val="20"/>
                <w:szCs w:val="20"/>
              </w:rPr>
            </w:pPr>
          </w:p>
        </w:tc>
        <w:tc>
          <w:tcPr>
            <w:tcW w:w="1626" w:type="pct"/>
          </w:tcPr>
          <w:p w14:paraId="01CC7844" w14:textId="77777777" w:rsidR="00A04C3C" w:rsidRPr="006A3C47" w:rsidRDefault="00A04C3C" w:rsidP="00A04C3C">
            <w:pPr>
              <w:spacing w:before="40" w:after="40"/>
              <w:rPr>
                <w:rFonts w:cs="Arial"/>
                <w:sz w:val="20"/>
                <w:szCs w:val="20"/>
              </w:rPr>
            </w:pPr>
            <w:r w:rsidRPr="006A3C47">
              <w:rPr>
                <w:rFonts w:cs="Arial"/>
                <w:sz w:val="20"/>
                <w:szCs w:val="20"/>
              </w:rPr>
              <w:t>Open the Entire List file downloaded for the selected protocol in this test case.</w:t>
            </w:r>
          </w:p>
        </w:tc>
        <w:tc>
          <w:tcPr>
            <w:tcW w:w="1193" w:type="pct"/>
          </w:tcPr>
          <w:p w14:paraId="1C2E83AD" w14:textId="36061D11" w:rsidR="00A04C3C" w:rsidRPr="006A3C47" w:rsidRDefault="00A04C3C" w:rsidP="00A04C3C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>File open</w:t>
            </w:r>
            <w:r>
              <w:rPr>
                <w:rFonts w:cs="Arial"/>
                <w:iCs/>
                <w:sz w:val="20"/>
                <w:szCs w:val="20"/>
              </w:rPr>
              <w:t>ed</w:t>
            </w:r>
            <w:r w:rsidRPr="006A3C47">
              <w:rPr>
                <w:rFonts w:cs="Arial"/>
                <w:iCs/>
                <w:sz w:val="20"/>
                <w:szCs w:val="20"/>
              </w:rPr>
              <w:t xml:space="preserve"> as expected.</w:t>
            </w:r>
          </w:p>
        </w:tc>
        <w:tc>
          <w:tcPr>
            <w:tcW w:w="1247" w:type="pct"/>
          </w:tcPr>
          <w:p w14:paraId="3F7E3574" w14:textId="0FFF5168" w:rsidR="00A04C3C" w:rsidRPr="00D961B6" w:rsidRDefault="00A04C3C" w:rsidP="00A04C3C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iCs/>
                <w:sz w:val="20"/>
                <w:szCs w:val="20"/>
              </w:rPr>
              <w:t>File opens</w:t>
            </w:r>
            <w:r w:rsidRPr="00D961B6">
              <w:rPr>
                <w:rFonts w:cs="Arial"/>
                <w:iCs/>
                <w:sz w:val="20"/>
                <w:szCs w:val="20"/>
              </w:rPr>
              <w:t xml:space="preserve"> as expected.</w:t>
            </w:r>
          </w:p>
        </w:tc>
        <w:tc>
          <w:tcPr>
            <w:tcW w:w="310" w:type="pct"/>
          </w:tcPr>
          <w:p w14:paraId="67D5770F" w14:textId="3122B82B" w:rsidR="00A04C3C" w:rsidRPr="008E75D4" w:rsidRDefault="00A04C3C" w:rsidP="00A04C3C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81" w:type="pct"/>
          </w:tcPr>
          <w:p w14:paraId="03456514" w14:textId="1D846DCD" w:rsidR="00A04C3C" w:rsidRPr="008E75D4" w:rsidRDefault="0035388E" w:rsidP="00A04C3C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  <w:tr w:rsidR="00A04C3C" w:rsidRPr="00CF2FEC" w14:paraId="268482B8" w14:textId="77777777" w:rsidTr="00960375">
        <w:trPr>
          <w:cantSplit/>
          <w:trHeight w:val="454"/>
        </w:trPr>
        <w:tc>
          <w:tcPr>
            <w:tcW w:w="243" w:type="pct"/>
          </w:tcPr>
          <w:p w14:paraId="6951047C" w14:textId="77777777" w:rsidR="00A04C3C" w:rsidRPr="00CF2FEC" w:rsidRDefault="00A04C3C" w:rsidP="00A04C3C">
            <w:pPr>
              <w:numPr>
                <w:ilvl w:val="0"/>
                <w:numId w:val="34"/>
              </w:numPr>
              <w:spacing w:before="40" w:after="40"/>
              <w:jc w:val="right"/>
              <w:rPr>
                <w:rFonts w:cs="Tahoma"/>
                <w:sz w:val="20"/>
                <w:szCs w:val="20"/>
              </w:rPr>
            </w:pPr>
          </w:p>
        </w:tc>
        <w:tc>
          <w:tcPr>
            <w:tcW w:w="1626" w:type="pct"/>
          </w:tcPr>
          <w:p w14:paraId="6425F577" w14:textId="77777777" w:rsidR="00A04C3C" w:rsidRPr="006A3C47" w:rsidRDefault="00A04C3C" w:rsidP="00A04C3C">
            <w:pPr>
              <w:spacing w:before="40" w:after="40"/>
              <w:rPr>
                <w:rFonts w:cs="Arial"/>
                <w:sz w:val="20"/>
                <w:szCs w:val="20"/>
              </w:rPr>
            </w:pPr>
            <w:bookmarkStart w:id="37" w:name="Point5310"/>
            <w:r w:rsidRPr="006A3C47">
              <w:rPr>
                <w:rFonts w:cs="Arial"/>
                <w:sz w:val="20"/>
                <w:szCs w:val="20"/>
              </w:rPr>
              <w:t>Verify that file contains corresponding data for protocol selected:</w:t>
            </w:r>
          </w:p>
          <w:bookmarkEnd w:id="37"/>
          <w:p w14:paraId="1F46D011" w14:textId="77777777" w:rsidR="00A04C3C" w:rsidRPr="006A3C47" w:rsidRDefault="00A04C3C" w:rsidP="00A04C3C">
            <w:pPr>
              <w:numPr>
                <w:ilvl w:val="0"/>
                <w:numId w:val="32"/>
              </w:numPr>
              <w:spacing w:before="40" w:after="40"/>
              <w:rPr>
                <w:rFonts w:cs="Arial"/>
                <w:sz w:val="20"/>
                <w:szCs w:val="20"/>
              </w:rPr>
            </w:pPr>
            <w:r w:rsidRPr="006A3C47">
              <w:rPr>
                <w:rFonts w:cs="Arial"/>
                <w:sz w:val="20"/>
                <w:szCs w:val="20"/>
              </w:rPr>
              <w:t>Protocol Number</w:t>
            </w:r>
          </w:p>
          <w:p w14:paraId="7AA8DCFC" w14:textId="77777777" w:rsidR="00A04C3C" w:rsidRPr="006A3C47" w:rsidRDefault="00A04C3C" w:rsidP="00A04C3C">
            <w:pPr>
              <w:numPr>
                <w:ilvl w:val="0"/>
                <w:numId w:val="32"/>
              </w:numPr>
              <w:spacing w:before="40" w:after="40"/>
              <w:rPr>
                <w:rFonts w:cs="Arial"/>
                <w:sz w:val="20"/>
                <w:szCs w:val="20"/>
              </w:rPr>
            </w:pPr>
            <w:r w:rsidRPr="006A3C47">
              <w:rPr>
                <w:rFonts w:cs="Arial"/>
                <w:sz w:val="20"/>
                <w:szCs w:val="20"/>
              </w:rPr>
              <w:t>Export Date</w:t>
            </w:r>
          </w:p>
          <w:p w14:paraId="3B32B452" w14:textId="77777777" w:rsidR="00A04C3C" w:rsidRPr="006A3C47" w:rsidRDefault="00A04C3C" w:rsidP="00A04C3C">
            <w:pPr>
              <w:numPr>
                <w:ilvl w:val="0"/>
                <w:numId w:val="32"/>
              </w:numPr>
              <w:spacing w:before="40" w:after="40"/>
              <w:rPr>
                <w:rFonts w:cs="Arial"/>
                <w:sz w:val="20"/>
                <w:szCs w:val="20"/>
              </w:rPr>
            </w:pPr>
            <w:r w:rsidRPr="006A3C47">
              <w:rPr>
                <w:rFonts w:cs="Arial"/>
                <w:sz w:val="20"/>
                <w:szCs w:val="20"/>
              </w:rPr>
              <w:t>Kit ID</w:t>
            </w:r>
          </w:p>
          <w:p w14:paraId="233C8289" w14:textId="77777777" w:rsidR="00A04C3C" w:rsidRPr="006A3C47" w:rsidRDefault="00A04C3C" w:rsidP="00A04C3C">
            <w:pPr>
              <w:numPr>
                <w:ilvl w:val="0"/>
                <w:numId w:val="32"/>
              </w:numPr>
              <w:spacing w:before="40" w:after="40"/>
              <w:rPr>
                <w:rFonts w:cs="Arial"/>
                <w:sz w:val="20"/>
                <w:szCs w:val="20"/>
              </w:rPr>
            </w:pPr>
            <w:r w:rsidRPr="006A3C47">
              <w:rPr>
                <w:rFonts w:cs="Arial"/>
                <w:sz w:val="20"/>
                <w:szCs w:val="20"/>
              </w:rPr>
              <w:t>Sequence Number</w:t>
            </w:r>
          </w:p>
          <w:p w14:paraId="636885F4" w14:textId="77777777" w:rsidR="00A04C3C" w:rsidRPr="006A3C47" w:rsidRDefault="00A04C3C" w:rsidP="00A04C3C">
            <w:pPr>
              <w:numPr>
                <w:ilvl w:val="0"/>
                <w:numId w:val="32"/>
              </w:numPr>
              <w:spacing w:before="40" w:after="40"/>
              <w:rPr>
                <w:rFonts w:cs="Arial"/>
                <w:sz w:val="20"/>
                <w:szCs w:val="20"/>
              </w:rPr>
            </w:pPr>
            <w:r w:rsidRPr="006A3C47">
              <w:rPr>
                <w:rFonts w:cs="Arial"/>
                <w:sz w:val="20"/>
                <w:szCs w:val="20"/>
              </w:rPr>
              <w:t>Block</w:t>
            </w:r>
          </w:p>
          <w:p w14:paraId="3BE7C6B8" w14:textId="77777777" w:rsidR="00A04C3C" w:rsidRPr="006A3C47" w:rsidRDefault="00A04C3C" w:rsidP="00A04C3C">
            <w:pPr>
              <w:numPr>
                <w:ilvl w:val="0"/>
                <w:numId w:val="32"/>
              </w:numPr>
              <w:spacing w:before="40" w:after="40"/>
              <w:rPr>
                <w:rFonts w:cs="Arial"/>
                <w:sz w:val="20"/>
                <w:szCs w:val="20"/>
              </w:rPr>
            </w:pPr>
            <w:r w:rsidRPr="006A3C47">
              <w:rPr>
                <w:rFonts w:cs="Arial"/>
                <w:sz w:val="20"/>
                <w:szCs w:val="20"/>
              </w:rPr>
              <w:t>Kit Code</w:t>
            </w:r>
          </w:p>
          <w:p w14:paraId="45BF5BF5" w14:textId="691C34D3" w:rsidR="00A04C3C" w:rsidRPr="006A3C47" w:rsidRDefault="00A04C3C" w:rsidP="00A04C3C">
            <w:pPr>
              <w:numPr>
                <w:ilvl w:val="0"/>
                <w:numId w:val="32"/>
              </w:numPr>
              <w:spacing w:before="40" w:after="40"/>
              <w:rPr>
                <w:rFonts w:cs="Arial"/>
                <w:sz w:val="20"/>
                <w:szCs w:val="20"/>
              </w:rPr>
            </w:pPr>
            <w:r w:rsidRPr="006A3C47">
              <w:rPr>
                <w:rFonts w:cs="Arial"/>
                <w:sz w:val="20"/>
                <w:szCs w:val="20"/>
              </w:rPr>
              <w:t>Kit Description</w:t>
            </w:r>
            <w:r>
              <w:rPr>
                <w:rFonts w:cs="Arial"/>
                <w:sz w:val="20"/>
                <w:szCs w:val="20"/>
              </w:rPr>
              <w:br/>
            </w:r>
          </w:p>
          <w:p w14:paraId="56D7DE6D" w14:textId="09D3957F" w:rsidR="00A04C3C" w:rsidRPr="006A3C47" w:rsidRDefault="00A04C3C" w:rsidP="00A04C3C">
            <w:pPr>
              <w:spacing w:before="40" w:after="40"/>
              <w:rPr>
                <w:iCs/>
              </w:rPr>
            </w:pPr>
            <w:r w:rsidRPr="006A3C47">
              <w:rPr>
                <w:sz w:val="20"/>
              </w:rPr>
              <w:t xml:space="preserve">Take a </w:t>
            </w:r>
            <w:r w:rsidRPr="00960375">
              <w:rPr>
                <w:b/>
                <w:sz w:val="20"/>
              </w:rPr>
              <w:t>screenshot</w:t>
            </w:r>
            <w:r>
              <w:rPr>
                <w:b/>
                <w:sz w:val="20"/>
              </w:rPr>
              <w:t>s</w:t>
            </w:r>
            <w:r w:rsidRPr="006A3C47">
              <w:rPr>
                <w:sz w:val="20"/>
              </w:rPr>
              <w:t xml:space="preserve"> </w:t>
            </w:r>
            <w:r w:rsidRPr="006A3C47">
              <w:rPr>
                <w:rFonts w:cs="Arial"/>
                <w:sz w:val="20"/>
                <w:szCs w:val="20"/>
              </w:rPr>
              <w:t>of first and last page a</w:t>
            </w:r>
            <w:r w:rsidRPr="006A3C47">
              <w:rPr>
                <w:sz w:val="20"/>
              </w:rPr>
              <w:t xml:space="preserve">nd attach it to </w:t>
            </w:r>
            <w:hyperlink w:anchor="_Appendix_B_–" w:history="1">
              <w:r w:rsidRPr="00AC2E17">
                <w:rPr>
                  <w:rStyle w:val="Hyperlink"/>
                  <w:sz w:val="20"/>
                </w:rPr>
                <w:t>Appendix B</w:t>
              </w:r>
            </w:hyperlink>
            <w:r w:rsidRPr="006A3C47">
              <w:rPr>
                <w:sz w:val="20"/>
              </w:rPr>
              <w:t>.</w:t>
            </w:r>
            <w:r w:rsidRPr="006A3C47" w:rsidDel="00337B1D">
              <w:rPr>
                <w:rFonts w:cs="Arial"/>
                <w:sz w:val="20"/>
                <w:szCs w:val="20"/>
              </w:rPr>
              <w:t xml:space="preserve"> </w:t>
            </w:r>
          </w:p>
        </w:tc>
        <w:tc>
          <w:tcPr>
            <w:tcW w:w="1193" w:type="pct"/>
          </w:tcPr>
          <w:p w14:paraId="327CD5F6" w14:textId="1059E6E5" w:rsidR="00A04C3C" w:rsidRPr="006A3C47" w:rsidRDefault="00A04C3C" w:rsidP="00A04C3C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>File contain</w:t>
            </w:r>
            <w:r>
              <w:rPr>
                <w:rFonts w:cs="Arial"/>
                <w:iCs/>
                <w:sz w:val="20"/>
                <w:szCs w:val="20"/>
              </w:rPr>
              <w:t>ed</w:t>
            </w:r>
            <w:r w:rsidRPr="006A3C47">
              <w:rPr>
                <w:rFonts w:cs="Arial"/>
                <w:iCs/>
                <w:sz w:val="20"/>
                <w:szCs w:val="20"/>
              </w:rPr>
              <w:t xml:space="preserve"> the correct data format.</w:t>
            </w:r>
          </w:p>
        </w:tc>
        <w:tc>
          <w:tcPr>
            <w:tcW w:w="1247" w:type="pct"/>
          </w:tcPr>
          <w:p w14:paraId="583E25E1" w14:textId="77777777" w:rsidR="00A04C3C" w:rsidRDefault="00A04C3C" w:rsidP="00A04C3C">
            <w:pPr>
              <w:rPr>
                <w:rFonts w:cs="Arial"/>
                <w:iCs/>
                <w:sz w:val="20"/>
                <w:szCs w:val="20"/>
              </w:rPr>
            </w:pPr>
            <w:r w:rsidRPr="00D961B6">
              <w:rPr>
                <w:rFonts w:cs="Arial"/>
                <w:iCs/>
                <w:sz w:val="20"/>
                <w:szCs w:val="20"/>
              </w:rPr>
              <w:t>File contain</w:t>
            </w:r>
            <w:r>
              <w:rPr>
                <w:rFonts w:cs="Arial"/>
                <w:iCs/>
                <w:sz w:val="20"/>
                <w:szCs w:val="20"/>
              </w:rPr>
              <w:t>s</w:t>
            </w:r>
            <w:r w:rsidRPr="00D961B6">
              <w:rPr>
                <w:rFonts w:cs="Arial"/>
                <w:iCs/>
                <w:sz w:val="20"/>
                <w:szCs w:val="20"/>
              </w:rPr>
              <w:t xml:space="preserve"> the correct data format.</w:t>
            </w:r>
          </w:p>
          <w:p w14:paraId="634014EF" w14:textId="77777777" w:rsidR="00A04C3C" w:rsidRDefault="00A04C3C" w:rsidP="00A04C3C">
            <w:pPr>
              <w:rPr>
                <w:rFonts w:cs="Arial"/>
                <w:iCs/>
                <w:sz w:val="20"/>
                <w:szCs w:val="20"/>
              </w:rPr>
            </w:pPr>
          </w:p>
          <w:p w14:paraId="7A291A73" w14:textId="2C6FF9C1" w:rsidR="00A04C3C" w:rsidRPr="00D961B6" w:rsidRDefault="00A04C3C" w:rsidP="00A04C3C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iCs/>
                <w:sz w:val="20"/>
                <w:szCs w:val="20"/>
              </w:rPr>
              <w:t>Refer to Appendix B for Test Evidence.</w:t>
            </w:r>
          </w:p>
        </w:tc>
        <w:tc>
          <w:tcPr>
            <w:tcW w:w="310" w:type="pct"/>
          </w:tcPr>
          <w:p w14:paraId="15E8B70D" w14:textId="4E0A3A38" w:rsidR="00A04C3C" w:rsidRPr="008E75D4" w:rsidRDefault="00A04C3C" w:rsidP="00A04C3C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81" w:type="pct"/>
          </w:tcPr>
          <w:p w14:paraId="1BC31836" w14:textId="31BB9F66" w:rsidR="00A04C3C" w:rsidRPr="008E75D4" w:rsidRDefault="0035388E" w:rsidP="00A04C3C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  <w:tr w:rsidR="00A04C3C" w:rsidRPr="00CF2FEC" w14:paraId="53F7D5A1" w14:textId="77777777" w:rsidTr="00960375">
        <w:trPr>
          <w:cantSplit/>
          <w:trHeight w:val="454"/>
        </w:trPr>
        <w:tc>
          <w:tcPr>
            <w:tcW w:w="243" w:type="pct"/>
          </w:tcPr>
          <w:p w14:paraId="4497A20A" w14:textId="77777777" w:rsidR="00A04C3C" w:rsidRPr="00CF2FEC" w:rsidRDefault="00A04C3C" w:rsidP="00A04C3C">
            <w:pPr>
              <w:numPr>
                <w:ilvl w:val="0"/>
                <w:numId w:val="34"/>
              </w:numPr>
              <w:spacing w:before="40" w:after="40"/>
              <w:jc w:val="right"/>
              <w:rPr>
                <w:rFonts w:cs="Tahoma"/>
                <w:sz w:val="20"/>
                <w:szCs w:val="20"/>
              </w:rPr>
            </w:pPr>
          </w:p>
        </w:tc>
        <w:tc>
          <w:tcPr>
            <w:tcW w:w="1626" w:type="pct"/>
          </w:tcPr>
          <w:p w14:paraId="08302145" w14:textId="77777777" w:rsidR="00A04C3C" w:rsidRPr="006A3C47" w:rsidRDefault="00A04C3C" w:rsidP="00A04C3C">
            <w:pPr>
              <w:spacing w:before="40" w:after="40"/>
              <w:rPr>
                <w:rFonts w:cs="Arial"/>
                <w:sz w:val="20"/>
                <w:szCs w:val="20"/>
              </w:rPr>
            </w:pPr>
            <w:r w:rsidRPr="006A3C47">
              <w:rPr>
                <w:rFonts w:cs="Arial"/>
                <w:sz w:val="20"/>
                <w:szCs w:val="20"/>
              </w:rPr>
              <w:t xml:space="preserve">Click </w:t>
            </w:r>
            <w:r w:rsidRPr="00960375">
              <w:rPr>
                <w:rFonts w:cs="Arial"/>
                <w:i/>
                <w:sz w:val="20"/>
                <w:szCs w:val="20"/>
              </w:rPr>
              <w:t>Back</w:t>
            </w:r>
            <w:r w:rsidRPr="006A3C47">
              <w:rPr>
                <w:rFonts w:cs="Arial"/>
                <w:sz w:val="20"/>
                <w:szCs w:val="20"/>
              </w:rPr>
              <w:t xml:space="preserve"> button.</w:t>
            </w:r>
          </w:p>
        </w:tc>
        <w:tc>
          <w:tcPr>
            <w:tcW w:w="1193" w:type="pct"/>
          </w:tcPr>
          <w:p w14:paraId="3978FA0E" w14:textId="63FB9390" w:rsidR="00A04C3C" w:rsidRPr="006A3C47" w:rsidRDefault="00A04C3C" w:rsidP="00A04C3C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>User returned to the Active Scrambled Kit List window.</w:t>
            </w:r>
          </w:p>
        </w:tc>
        <w:tc>
          <w:tcPr>
            <w:tcW w:w="1247" w:type="pct"/>
          </w:tcPr>
          <w:p w14:paraId="711DC872" w14:textId="63D299AB" w:rsidR="00A04C3C" w:rsidRPr="00031D85" w:rsidRDefault="00A04C3C" w:rsidP="00A04C3C">
            <w:pPr>
              <w:rPr>
                <w:rFonts w:cs="Arial"/>
                <w:iCs/>
                <w:sz w:val="20"/>
                <w:szCs w:val="20"/>
              </w:rPr>
            </w:pPr>
            <w:r>
              <w:rPr>
                <w:rFonts w:cs="Arial"/>
                <w:iCs/>
                <w:sz w:val="20"/>
                <w:szCs w:val="20"/>
              </w:rPr>
              <w:t xml:space="preserve">User </w:t>
            </w:r>
            <w:r w:rsidRPr="00155A3B">
              <w:rPr>
                <w:rFonts w:cs="Arial"/>
                <w:iCs/>
                <w:sz w:val="20"/>
                <w:szCs w:val="20"/>
              </w:rPr>
              <w:t>return</w:t>
            </w:r>
            <w:r>
              <w:rPr>
                <w:rFonts w:cs="Arial"/>
                <w:iCs/>
                <w:sz w:val="20"/>
                <w:szCs w:val="20"/>
              </w:rPr>
              <w:t>s</w:t>
            </w:r>
            <w:r w:rsidRPr="00155A3B">
              <w:rPr>
                <w:rFonts w:cs="Arial"/>
                <w:iCs/>
                <w:sz w:val="20"/>
                <w:szCs w:val="20"/>
              </w:rPr>
              <w:t xml:space="preserve"> to the Active Scrambled Kit List window.</w:t>
            </w:r>
          </w:p>
        </w:tc>
        <w:tc>
          <w:tcPr>
            <w:tcW w:w="310" w:type="pct"/>
          </w:tcPr>
          <w:p w14:paraId="1E9FA3B2" w14:textId="79686010" w:rsidR="00A04C3C" w:rsidRPr="008E75D4" w:rsidRDefault="00A04C3C" w:rsidP="00A04C3C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81" w:type="pct"/>
          </w:tcPr>
          <w:p w14:paraId="6D5794E4" w14:textId="4ECB060B" w:rsidR="00A04C3C" w:rsidRPr="008E75D4" w:rsidRDefault="0035388E" w:rsidP="00A04C3C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  <w:tr w:rsidR="00A04C3C" w:rsidRPr="00CF2FEC" w14:paraId="26484422" w14:textId="77777777" w:rsidTr="00960375">
        <w:trPr>
          <w:cantSplit/>
          <w:trHeight w:val="454"/>
        </w:trPr>
        <w:tc>
          <w:tcPr>
            <w:tcW w:w="243" w:type="pct"/>
          </w:tcPr>
          <w:p w14:paraId="65CB636B" w14:textId="77777777" w:rsidR="00A04C3C" w:rsidRPr="00CF2FEC" w:rsidRDefault="00A04C3C" w:rsidP="00A04C3C">
            <w:pPr>
              <w:numPr>
                <w:ilvl w:val="0"/>
                <w:numId w:val="34"/>
              </w:numPr>
              <w:spacing w:before="40" w:after="40"/>
              <w:jc w:val="right"/>
              <w:rPr>
                <w:rFonts w:cs="Tahoma"/>
                <w:sz w:val="20"/>
                <w:szCs w:val="20"/>
              </w:rPr>
            </w:pPr>
          </w:p>
        </w:tc>
        <w:tc>
          <w:tcPr>
            <w:tcW w:w="1626" w:type="pct"/>
          </w:tcPr>
          <w:p w14:paraId="46B1E938" w14:textId="3E4CDE50" w:rsidR="00A04C3C" w:rsidRPr="006A3C47" w:rsidRDefault="00A04C3C" w:rsidP="00A04C3C">
            <w:pPr>
              <w:spacing w:before="40" w:after="40"/>
              <w:rPr>
                <w:rFonts w:cs="Arial"/>
                <w:sz w:val="20"/>
                <w:szCs w:val="20"/>
              </w:rPr>
            </w:pPr>
            <w:r w:rsidRPr="006A3C47">
              <w:rPr>
                <w:rFonts w:cs="Arial"/>
                <w:sz w:val="20"/>
                <w:szCs w:val="20"/>
              </w:rPr>
              <w:t>Click on a Protocol Number that you have downloaded files.</w:t>
            </w:r>
          </w:p>
        </w:tc>
        <w:tc>
          <w:tcPr>
            <w:tcW w:w="1193" w:type="pct"/>
          </w:tcPr>
          <w:p w14:paraId="324CF205" w14:textId="4558FA3E" w:rsidR="00A04C3C" w:rsidRPr="006A3C47" w:rsidRDefault="00A04C3C" w:rsidP="00A04C3C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>The Edit Scrambled Kit List window open</w:t>
            </w:r>
            <w:r>
              <w:rPr>
                <w:rFonts w:cs="Arial"/>
                <w:iCs/>
                <w:sz w:val="20"/>
                <w:szCs w:val="20"/>
              </w:rPr>
              <w:t>ed</w:t>
            </w:r>
            <w:r w:rsidRPr="006A3C47">
              <w:rPr>
                <w:rFonts w:cs="Arial"/>
                <w:iCs/>
                <w:sz w:val="20"/>
                <w:szCs w:val="20"/>
              </w:rPr>
              <w:t xml:space="preserve"> to display the details for the Protocol Number clicked on.</w:t>
            </w:r>
          </w:p>
        </w:tc>
        <w:tc>
          <w:tcPr>
            <w:tcW w:w="1247" w:type="pct"/>
          </w:tcPr>
          <w:p w14:paraId="4CED7A24" w14:textId="280D3217" w:rsidR="00A04C3C" w:rsidRPr="00D961B6" w:rsidRDefault="00A04C3C" w:rsidP="00A04C3C">
            <w:pPr>
              <w:rPr>
                <w:rFonts w:cs="Arial"/>
                <w:sz w:val="20"/>
                <w:szCs w:val="20"/>
              </w:rPr>
            </w:pPr>
            <w:r w:rsidRPr="00D961B6">
              <w:rPr>
                <w:rFonts w:cs="Arial"/>
                <w:iCs/>
                <w:sz w:val="20"/>
                <w:szCs w:val="20"/>
              </w:rPr>
              <w:t>The Edit</w:t>
            </w:r>
            <w:r>
              <w:rPr>
                <w:rFonts w:cs="Arial"/>
                <w:iCs/>
                <w:sz w:val="20"/>
                <w:szCs w:val="20"/>
              </w:rPr>
              <w:t xml:space="preserve"> Scrambled Kit List window opens</w:t>
            </w:r>
            <w:r w:rsidRPr="00D961B6">
              <w:rPr>
                <w:rFonts w:cs="Arial"/>
                <w:iCs/>
                <w:sz w:val="20"/>
                <w:szCs w:val="20"/>
              </w:rPr>
              <w:t xml:space="preserve"> to display the details for the Protocol Number clicked on.</w:t>
            </w:r>
          </w:p>
        </w:tc>
        <w:tc>
          <w:tcPr>
            <w:tcW w:w="310" w:type="pct"/>
          </w:tcPr>
          <w:p w14:paraId="4D738621" w14:textId="343A5154" w:rsidR="00A04C3C" w:rsidRPr="008E75D4" w:rsidRDefault="00A04C3C" w:rsidP="00A04C3C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81" w:type="pct"/>
          </w:tcPr>
          <w:p w14:paraId="63ED6BAA" w14:textId="4F381266" w:rsidR="00A04C3C" w:rsidRPr="008E75D4" w:rsidRDefault="0035388E" w:rsidP="00A04C3C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  <w:tr w:rsidR="00A04C3C" w:rsidRPr="00CF2FEC" w14:paraId="2F4D9AF7" w14:textId="77777777" w:rsidTr="00960375">
        <w:trPr>
          <w:cantSplit/>
          <w:trHeight w:val="454"/>
        </w:trPr>
        <w:tc>
          <w:tcPr>
            <w:tcW w:w="243" w:type="pct"/>
          </w:tcPr>
          <w:p w14:paraId="3D6A8AFE" w14:textId="77777777" w:rsidR="00A04C3C" w:rsidRPr="00CF2FEC" w:rsidRDefault="00A04C3C" w:rsidP="00A04C3C">
            <w:pPr>
              <w:numPr>
                <w:ilvl w:val="0"/>
                <w:numId w:val="34"/>
              </w:numPr>
              <w:spacing w:before="40" w:after="40"/>
              <w:jc w:val="right"/>
              <w:rPr>
                <w:rFonts w:cs="Tahoma"/>
                <w:sz w:val="20"/>
                <w:szCs w:val="20"/>
              </w:rPr>
            </w:pPr>
          </w:p>
        </w:tc>
        <w:tc>
          <w:tcPr>
            <w:tcW w:w="1626" w:type="pct"/>
          </w:tcPr>
          <w:p w14:paraId="3B63066B" w14:textId="77777777" w:rsidR="00A04C3C" w:rsidRPr="006A3C47" w:rsidRDefault="00A04C3C" w:rsidP="00A04C3C">
            <w:pPr>
              <w:spacing w:before="40" w:after="40"/>
              <w:rPr>
                <w:rFonts w:cs="Arial"/>
                <w:sz w:val="20"/>
                <w:szCs w:val="20"/>
              </w:rPr>
            </w:pPr>
            <w:r w:rsidRPr="006A3C47">
              <w:rPr>
                <w:rFonts w:cs="Arial"/>
                <w:sz w:val="20"/>
                <w:szCs w:val="20"/>
              </w:rPr>
              <w:t xml:space="preserve">Click </w:t>
            </w:r>
            <w:r w:rsidRPr="00960375">
              <w:rPr>
                <w:rFonts w:cs="Arial"/>
                <w:i/>
                <w:sz w:val="20"/>
                <w:szCs w:val="20"/>
              </w:rPr>
              <w:t>Back</w:t>
            </w:r>
            <w:r w:rsidRPr="006A3C47">
              <w:rPr>
                <w:rFonts w:cs="Arial"/>
                <w:sz w:val="20"/>
                <w:szCs w:val="20"/>
              </w:rPr>
              <w:t xml:space="preserve"> button.</w:t>
            </w:r>
          </w:p>
        </w:tc>
        <w:tc>
          <w:tcPr>
            <w:tcW w:w="1193" w:type="pct"/>
          </w:tcPr>
          <w:p w14:paraId="60FA1009" w14:textId="0184EAD4" w:rsidR="00A04C3C" w:rsidRPr="006A3C47" w:rsidRDefault="00A04C3C" w:rsidP="00A04C3C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>User returned to the Active Scrambled Kit List window.</w:t>
            </w:r>
          </w:p>
        </w:tc>
        <w:tc>
          <w:tcPr>
            <w:tcW w:w="1247" w:type="pct"/>
          </w:tcPr>
          <w:p w14:paraId="744608F3" w14:textId="031D2679" w:rsidR="00A04C3C" w:rsidRPr="00D961B6" w:rsidRDefault="00A04C3C" w:rsidP="00A04C3C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iCs/>
                <w:sz w:val="20"/>
                <w:szCs w:val="20"/>
              </w:rPr>
              <w:t>User returns</w:t>
            </w:r>
            <w:r w:rsidRPr="00D961B6">
              <w:rPr>
                <w:rFonts w:cs="Arial"/>
                <w:iCs/>
                <w:sz w:val="20"/>
                <w:szCs w:val="20"/>
              </w:rPr>
              <w:t xml:space="preserve"> to the Active Scrambled Kit List window.</w:t>
            </w:r>
          </w:p>
        </w:tc>
        <w:tc>
          <w:tcPr>
            <w:tcW w:w="310" w:type="pct"/>
          </w:tcPr>
          <w:p w14:paraId="3DD250C2" w14:textId="3C4EE5BF" w:rsidR="00A04C3C" w:rsidRPr="008E75D4" w:rsidRDefault="00A04C3C" w:rsidP="00A04C3C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81" w:type="pct"/>
          </w:tcPr>
          <w:p w14:paraId="4870ED54" w14:textId="29338E50" w:rsidR="00A04C3C" w:rsidRPr="008E75D4" w:rsidRDefault="0035388E" w:rsidP="00A04C3C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  <w:tr w:rsidR="00A04C3C" w:rsidRPr="00CF2FEC" w14:paraId="509343CD" w14:textId="77777777" w:rsidTr="00960375">
        <w:trPr>
          <w:cantSplit/>
          <w:trHeight w:val="454"/>
        </w:trPr>
        <w:tc>
          <w:tcPr>
            <w:tcW w:w="243" w:type="pct"/>
          </w:tcPr>
          <w:p w14:paraId="4F3EBB57" w14:textId="77777777" w:rsidR="00A04C3C" w:rsidRPr="00CF2FEC" w:rsidRDefault="00A04C3C" w:rsidP="00A04C3C">
            <w:pPr>
              <w:numPr>
                <w:ilvl w:val="0"/>
                <w:numId w:val="34"/>
              </w:numPr>
              <w:spacing w:before="40" w:after="40"/>
              <w:jc w:val="right"/>
              <w:rPr>
                <w:rFonts w:cs="Tahoma"/>
                <w:sz w:val="20"/>
                <w:szCs w:val="20"/>
              </w:rPr>
            </w:pPr>
          </w:p>
        </w:tc>
        <w:tc>
          <w:tcPr>
            <w:tcW w:w="1626" w:type="pct"/>
          </w:tcPr>
          <w:p w14:paraId="34A5C8A1" w14:textId="77777777" w:rsidR="00A04C3C" w:rsidRPr="006A3C47" w:rsidRDefault="00A04C3C" w:rsidP="00A04C3C">
            <w:pPr>
              <w:spacing w:before="40" w:after="40"/>
              <w:rPr>
                <w:rFonts w:cs="Arial"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 xml:space="preserve">Click the </w:t>
            </w:r>
            <w:r w:rsidRPr="00960375">
              <w:rPr>
                <w:rFonts w:cs="Arial"/>
                <w:i/>
                <w:iCs/>
                <w:sz w:val="20"/>
                <w:szCs w:val="20"/>
              </w:rPr>
              <w:t xml:space="preserve">Create Kit List </w:t>
            </w:r>
            <w:r w:rsidRPr="006A3C47">
              <w:rPr>
                <w:rFonts w:cs="Arial"/>
                <w:iCs/>
                <w:sz w:val="20"/>
                <w:szCs w:val="20"/>
              </w:rPr>
              <w:t>button.</w:t>
            </w:r>
          </w:p>
        </w:tc>
        <w:tc>
          <w:tcPr>
            <w:tcW w:w="1193" w:type="pct"/>
          </w:tcPr>
          <w:p w14:paraId="570EA207" w14:textId="6331735F" w:rsidR="00A04C3C" w:rsidRPr="006A3C47" w:rsidRDefault="00A04C3C" w:rsidP="00A04C3C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>A Create Scrambled Kit List window opened.</w:t>
            </w:r>
          </w:p>
        </w:tc>
        <w:tc>
          <w:tcPr>
            <w:tcW w:w="1247" w:type="pct"/>
          </w:tcPr>
          <w:p w14:paraId="676AC2B4" w14:textId="2242E29E" w:rsidR="00A04C3C" w:rsidRPr="00D961B6" w:rsidRDefault="00A04C3C" w:rsidP="00A04C3C">
            <w:pPr>
              <w:rPr>
                <w:rFonts w:cs="Arial"/>
                <w:sz w:val="20"/>
                <w:szCs w:val="20"/>
              </w:rPr>
            </w:pPr>
            <w:r w:rsidRPr="00D961B6">
              <w:rPr>
                <w:rFonts w:cs="Arial"/>
                <w:iCs/>
                <w:sz w:val="20"/>
                <w:szCs w:val="20"/>
              </w:rPr>
              <w:t xml:space="preserve">A Create </w:t>
            </w:r>
            <w:r>
              <w:rPr>
                <w:rFonts w:cs="Arial"/>
                <w:iCs/>
                <w:sz w:val="20"/>
                <w:szCs w:val="20"/>
              </w:rPr>
              <w:t xml:space="preserve">Scrambled Kit List window </w:t>
            </w:r>
            <w:proofErr w:type="gramStart"/>
            <w:r>
              <w:rPr>
                <w:rFonts w:cs="Arial"/>
                <w:iCs/>
                <w:sz w:val="20"/>
                <w:szCs w:val="20"/>
              </w:rPr>
              <w:t xml:space="preserve">is </w:t>
            </w:r>
            <w:r w:rsidRPr="00D961B6">
              <w:rPr>
                <w:rFonts w:cs="Arial"/>
                <w:iCs/>
                <w:sz w:val="20"/>
                <w:szCs w:val="20"/>
              </w:rPr>
              <w:t>opened</w:t>
            </w:r>
            <w:proofErr w:type="gramEnd"/>
            <w:r w:rsidRPr="00D961B6">
              <w:rPr>
                <w:rFonts w:cs="Arial"/>
                <w:iCs/>
                <w:sz w:val="20"/>
                <w:szCs w:val="20"/>
              </w:rPr>
              <w:t>.</w:t>
            </w:r>
          </w:p>
        </w:tc>
        <w:tc>
          <w:tcPr>
            <w:tcW w:w="310" w:type="pct"/>
          </w:tcPr>
          <w:p w14:paraId="05BC5D45" w14:textId="39D0AF3F" w:rsidR="00A04C3C" w:rsidRPr="008E75D4" w:rsidRDefault="00A04C3C" w:rsidP="00A04C3C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81" w:type="pct"/>
          </w:tcPr>
          <w:p w14:paraId="2652C66E" w14:textId="79E89E06" w:rsidR="00A04C3C" w:rsidRPr="008E75D4" w:rsidRDefault="0035388E" w:rsidP="00A04C3C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  <w:tr w:rsidR="000B477B" w:rsidRPr="00CF2FEC" w14:paraId="269CE4F5" w14:textId="77777777" w:rsidTr="00960375">
        <w:trPr>
          <w:trHeight w:val="454"/>
        </w:trPr>
        <w:tc>
          <w:tcPr>
            <w:tcW w:w="243" w:type="pct"/>
          </w:tcPr>
          <w:p w14:paraId="3C9CE125" w14:textId="77777777" w:rsidR="000B477B" w:rsidRPr="00CF2FEC" w:rsidRDefault="000B477B" w:rsidP="000B477B">
            <w:pPr>
              <w:numPr>
                <w:ilvl w:val="0"/>
                <w:numId w:val="34"/>
              </w:numPr>
              <w:spacing w:before="40" w:after="40"/>
              <w:jc w:val="right"/>
              <w:rPr>
                <w:rFonts w:cs="Tahoma"/>
                <w:sz w:val="20"/>
                <w:szCs w:val="20"/>
              </w:rPr>
            </w:pPr>
          </w:p>
        </w:tc>
        <w:tc>
          <w:tcPr>
            <w:tcW w:w="1626" w:type="pct"/>
          </w:tcPr>
          <w:p w14:paraId="697621D4" w14:textId="77777777" w:rsidR="000B477B" w:rsidRPr="006A3C47" w:rsidRDefault="000B477B" w:rsidP="000B477B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bookmarkStart w:id="38" w:name="Point5315"/>
            <w:r w:rsidRPr="006A3C47">
              <w:rPr>
                <w:rFonts w:cs="Arial"/>
                <w:iCs/>
                <w:sz w:val="20"/>
                <w:szCs w:val="20"/>
              </w:rPr>
              <w:t>Fill the following fields with values:</w:t>
            </w:r>
          </w:p>
          <w:bookmarkEnd w:id="38"/>
          <w:p w14:paraId="73FCB69A" w14:textId="77777777" w:rsidR="000B477B" w:rsidRPr="006A3C47" w:rsidRDefault="000B477B" w:rsidP="000B477B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</w:p>
          <w:p w14:paraId="40F62410" w14:textId="2FB2E6F3" w:rsidR="000B477B" w:rsidRPr="006A3C47" w:rsidRDefault="000B477B" w:rsidP="000B477B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>Study Requester User ID: &lt;TESTER</w:t>
            </w:r>
            <w:r>
              <w:rPr>
                <w:rFonts w:cs="Arial"/>
                <w:iCs/>
                <w:sz w:val="20"/>
                <w:szCs w:val="20"/>
              </w:rPr>
              <w:t xml:space="preserve"> ID</w:t>
            </w:r>
            <w:r w:rsidRPr="006A3C47">
              <w:rPr>
                <w:rFonts w:cs="Arial"/>
                <w:iCs/>
                <w:sz w:val="20"/>
                <w:szCs w:val="20"/>
              </w:rPr>
              <w:t>&gt;</w:t>
            </w:r>
          </w:p>
          <w:p w14:paraId="3DD245DD" w14:textId="3257C833" w:rsidR="000B477B" w:rsidRPr="006A3C47" w:rsidRDefault="000B477B" w:rsidP="000B477B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 xml:space="preserve">Study Requester User ID: </w:t>
            </w:r>
            <w:proofErr w:type="spellStart"/>
            <w:r w:rsidR="00DE0FF9">
              <w:rPr>
                <w:rFonts w:cs="Arial"/>
                <w:iCs/>
                <w:sz w:val="20"/>
                <w:szCs w:val="20"/>
              </w:rPr>
              <w:t>matacza</w:t>
            </w:r>
            <w:proofErr w:type="spellEnd"/>
          </w:p>
          <w:p w14:paraId="46CF1723" w14:textId="77777777" w:rsidR="000B477B" w:rsidRPr="006A3C47" w:rsidRDefault="000B477B" w:rsidP="000B477B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</w:p>
          <w:p w14:paraId="11B76A1E" w14:textId="77777777" w:rsidR="000B477B" w:rsidRPr="006A3C47" w:rsidRDefault="000B477B" w:rsidP="000B477B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lastRenderedPageBreak/>
              <w:t xml:space="preserve">Study Biostatistician: &lt;TESTER&gt; </w:t>
            </w:r>
          </w:p>
          <w:p w14:paraId="446EB08E" w14:textId="383BD6CD" w:rsidR="000B477B" w:rsidRPr="006A3C47" w:rsidRDefault="000B477B" w:rsidP="000B477B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 xml:space="preserve">Study Biostatistician: </w:t>
            </w:r>
            <w:proofErr w:type="spellStart"/>
            <w:r w:rsidR="00DE0FF9">
              <w:rPr>
                <w:rFonts w:cs="Arial"/>
                <w:iCs/>
                <w:sz w:val="20"/>
                <w:szCs w:val="20"/>
              </w:rPr>
              <w:t>matacza</w:t>
            </w:r>
            <w:proofErr w:type="spellEnd"/>
          </w:p>
          <w:p w14:paraId="6577FF24" w14:textId="77777777" w:rsidR="000B477B" w:rsidRPr="006A3C47" w:rsidRDefault="000B477B" w:rsidP="000B477B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</w:p>
          <w:p w14:paraId="4783F3D3" w14:textId="77777777" w:rsidR="000B477B" w:rsidRPr="006A3C47" w:rsidRDefault="000B477B" w:rsidP="000B477B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>Protocol Number: SMKTST&lt;DDMMMYY&gt;</w:t>
            </w:r>
          </w:p>
          <w:p w14:paraId="2C2DC723" w14:textId="2AF83886" w:rsidR="000B477B" w:rsidRPr="006A3C47" w:rsidRDefault="000B477B" w:rsidP="000B477B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 xml:space="preserve">Protocol Number: </w:t>
            </w:r>
            <w:r w:rsidR="0035388E" w:rsidRPr="00F406B5">
              <w:rPr>
                <w:rFonts w:cs="Arial"/>
                <w:iCs/>
                <w:sz w:val="20"/>
                <w:szCs w:val="20"/>
              </w:rPr>
              <w:t>SMKTST03APR23</w:t>
            </w:r>
          </w:p>
          <w:p w14:paraId="733D4940" w14:textId="77777777" w:rsidR="000B477B" w:rsidRPr="006A3C47" w:rsidRDefault="000B477B" w:rsidP="000B477B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</w:p>
          <w:p w14:paraId="11301DA8" w14:textId="77777777" w:rsidR="000B477B" w:rsidRPr="006A3C47" w:rsidRDefault="000B477B" w:rsidP="000B477B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>Protocol Title: SMKTST&lt;DDMMMYY&gt;</w:t>
            </w:r>
          </w:p>
          <w:p w14:paraId="7DEE5DD1" w14:textId="659A56C7" w:rsidR="000B477B" w:rsidRPr="006A3C47" w:rsidRDefault="000B477B" w:rsidP="000B477B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 xml:space="preserve">Protocol Title: </w:t>
            </w:r>
            <w:r w:rsidR="0035388E" w:rsidRPr="00F406B5">
              <w:rPr>
                <w:rFonts w:cs="Arial"/>
                <w:iCs/>
                <w:sz w:val="20"/>
                <w:szCs w:val="20"/>
              </w:rPr>
              <w:t>SMKTST03APR23</w:t>
            </w:r>
          </w:p>
          <w:p w14:paraId="3C920613" w14:textId="77777777" w:rsidR="000B477B" w:rsidRPr="006A3C47" w:rsidRDefault="000B477B" w:rsidP="000B477B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</w:p>
          <w:p w14:paraId="48FFD726" w14:textId="77777777" w:rsidR="000B477B" w:rsidRPr="006A3C47" w:rsidRDefault="000B477B" w:rsidP="000B477B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 xml:space="preserve">Kit ID Format:  ABC12345  </w:t>
            </w:r>
          </w:p>
          <w:p w14:paraId="19EDBB40" w14:textId="77777777" w:rsidR="000B477B" w:rsidRPr="006A3C47" w:rsidRDefault="000B477B" w:rsidP="000B477B">
            <w:pPr>
              <w:spacing w:before="40" w:after="40"/>
              <w:rPr>
                <w:rFonts w:cs="Arial"/>
                <w:iCs/>
                <w:sz w:val="20"/>
                <w:szCs w:val="20"/>
                <w:lang w:val="fr-FR"/>
              </w:rPr>
            </w:pPr>
            <w:r w:rsidRPr="006A3C47">
              <w:rPr>
                <w:rFonts w:cs="Arial"/>
                <w:iCs/>
                <w:sz w:val="20"/>
                <w:szCs w:val="20"/>
                <w:lang w:val="fr-FR"/>
              </w:rPr>
              <w:t>Kit Code1 = A</w:t>
            </w:r>
          </w:p>
          <w:p w14:paraId="5035560C" w14:textId="77777777" w:rsidR="000B477B" w:rsidRPr="006A3C47" w:rsidRDefault="000B477B" w:rsidP="000B477B">
            <w:pPr>
              <w:spacing w:before="40" w:after="40"/>
              <w:rPr>
                <w:rFonts w:cs="Arial"/>
                <w:iCs/>
                <w:sz w:val="20"/>
                <w:szCs w:val="20"/>
                <w:lang w:val="fr-FR"/>
              </w:rPr>
            </w:pPr>
            <w:r w:rsidRPr="006A3C47">
              <w:rPr>
                <w:rFonts w:cs="Arial"/>
                <w:iCs/>
                <w:sz w:val="20"/>
                <w:szCs w:val="20"/>
                <w:lang w:val="fr-FR"/>
              </w:rPr>
              <w:t>Kit Code2 = B</w:t>
            </w:r>
          </w:p>
          <w:p w14:paraId="2932F55C" w14:textId="77777777" w:rsidR="000B477B" w:rsidRPr="006A3C47" w:rsidRDefault="000B477B" w:rsidP="000B477B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>Kit Description1 = drug A</w:t>
            </w:r>
          </w:p>
          <w:p w14:paraId="22FB8C96" w14:textId="77777777" w:rsidR="000B477B" w:rsidRPr="006A3C47" w:rsidRDefault="000B477B" w:rsidP="000B477B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>Kit Description2 = drug B</w:t>
            </w:r>
          </w:p>
          <w:p w14:paraId="274D18E1" w14:textId="77777777" w:rsidR="000B477B" w:rsidRPr="006A3C47" w:rsidRDefault="000B477B" w:rsidP="000B477B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>Number of Kit IDs = 5</w:t>
            </w:r>
          </w:p>
          <w:p w14:paraId="53C04707" w14:textId="21559044" w:rsidR="000B477B" w:rsidRDefault="000B477B" w:rsidP="000B477B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>Number of Kit IDs = 5</w:t>
            </w:r>
          </w:p>
          <w:p w14:paraId="6A8C390C" w14:textId="77777777" w:rsidR="000B477B" w:rsidRPr="006A3C47" w:rsidRDefault="000B477B" w:rsidP="000B477B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</w:p>
          <w:p w14:paraId="323285CC" w14:textId="4B407A06" w:rsidR="000B477B" w:rsidRPr="006A3C47" w:rsidRDefault="000B477B" w:rsidP="000B477B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 xml:space="preserve">Click </w:t>
            </w:r>
            <w:r w:rsidRPr="00960375">
              <w:rPr>
                <w:rFonts w:cs="Arial"/>
                <w:i/>
                <w:iCs/>
                <w:sz w:val="20"/>
                <w:szCs w:val="20"/>
              </w:rPr>
              <w:t>Save</w:t>
            </w:r>
            <w:r w:rsidRPr="006A3C47">
              <w:rPr>
                <w:rFonts w:cs="Arial"/>
                <w:iCs/>
                <w:sz w:val="20"/>
                <w:szCs w:val="20"/>
              </w:rPr>
              <w:t xml:space="preserve"> </w:t>
            </w:r>
            <w:r>
              <w:rPr>
                <w:rFonts w:cs="Arial"/>
                <w:iCs/>
                <w:sz w:val="20"/>
                <w:szCs w:val="20"/>
              </w:rPr>
              <w:t xml:space="preserve">and then again </w:t>
            </w:r>
            <w:r w:rsidRPr="009F6627">
              <w:rPr>
                <w:rFonts w:cs="Arial"/>
                <w:i/>
                <w:iCs/>
                <w:sz w:val="20"/>
                <w:szCs w:val="20"/>
              </w:rPr>
              <w:t>Save</w:t>
            </w:r>
            <w:r>
              <w:rPr>
                <w:rFonts w:cs="Arial"/>
                <w:iCs/>
                <w:sz w:val="20"/>
                <w:szCs w:val="20"/>
              </w:rPr>
              <w:t xml:space="preserve"> </w:t>
            </w:r>
            <w:r w:rsidRPr="006A3C47">
              <w:rPr>
                <w:rFonts w:cs="Arial"/>
                <w:iCs/>
                <w:sz w:val="20"/>
                <w:szCs w:val="20"/>
              </w:rPr>
              <w:t xml:space="preserve">button on </w:t>
            </w:r>
            <w:r w:rsidRPr="00960375">
              <w:rPr>
                <w:rFonts w:cs="Arial"/>
                <w:iCs/>
                <w:sz w:val="20"/>
                <w:szCs w:val="20"/>
              </w:rPr>
              <w:t>Kit List Confirmation</w:t>
            </w:r>
            <w:r>
              <w:rPr>
                <w:rFonts w:cs="Arial"/>
                <w:iCs/>
                <w:sz w:val="20"/>
                <w:szCs w:val="20"/>
              </w:rPr>
              <w:t>.</w:t>
            </w:r>
            <w:r w:rsidRPr="006A3C47">
              <w:rPr>
                <w:rFonts w:cs="Arial"/>
                <w:iCs/>
                <w:sz w:val="20"/>
                <w:szCs w:val="20"/>
              </w:rPr>
              <w:t xml:space="preserve"> </w:t>
            </w:r>
          </w:p>
          <w:p w14:paraId="5743A498" w14:textId="77777777" w:rsidR="000B477B" w:rsidRPr="006A3C47" w:rsidRDefault="000B477B" w:rsidP="000B477B">
            <w:pPr>
              <w:spacing w:before="40" w:after="40"/>
              <w:rPr>
                <w:rFonts w:cs="Arial"/>
                <w:b/>
                <w:iCs/>
                <w:sz w:val="20"/>
                <w:szCs w:val="20"/>
              </w:rPr>
            </w:pPr>
          </w:p>
          <w:p w14:paraId="6684F272" w14:textId="047AD786" w:rsidR="000B477B" w:rsidRPr="006A3C47" w:rsidRDefault="000B477B" w:rsidP="000B477B">
            <w:pPr>
              <w:rPr>
                <w:rFonts w:cs="Arial"/>
                <w:b/>
                <w:sz w:val="20"/>
                <w:szCs w:val="20"/>
              </w:rPr>
            </w:pPr>
            <w:r w:rsidRPr="006A3C47">
              <w:rPr>
                <w:sz w:val="20"/>
              </w:rPr>
              <w:t xml:space="preserve">Take a </w:t>
            </w:r>
            <w:r w:rsidRPr="00960375">
              <w:rPr>
                <w:b/>
                <w:sz w:val="20"/>
              </w:rPr>
              <w:t>screenshot</w:t>
            </w:r>
            <w:r w:rsidRPr="006A3C47">
              <w:rPr>
                <w:sz w:val="20"/>
              </w:rPr>
              <w:t xml:space="preserve"> and attach it </w:t>
            </w:r>
            <w:hyperlink w:anchor="_Appendix_B_–" w:history="1">
              <w:r w:rsidRPr="00AC2E17">
                <w:rPr>
                  <w:rStyle w:val="Hyperlink"/>
                  <w:sz w:val="20"/>
                </w:rPr>
                <w:t>to Appendix B</w:t>
              </w:r>
            </w:hyperlink>
            <w:r w:rsidRPr="006A3C47">
              <w:rPr>
                <w:sz w:val="20"/>
              </w:rPr>
              <w:t>.</w:t>
            </w:r>
          </w:p>
        </w:tc>
        <w:tc>
          <w:tcPr>
            <w:tcW w:w="1193" w:type="pct"/>
          </w:tcPr>
          <w:p w14:paraId="1555EB2A" w14:textId="36CE2C6D" w:rsidR="000B477B" w:rsidRPr="006A3C47" w:rsidRDefault="000B477B" w:rsidP="000B477B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lastRenderedPageBreak/>
              <w:t>Scrambled Kit List created successfully.</w:t>
            </w:r>
          </w:p>
        </w:tc>
        <w:tc>
          <w:tcPr>
            <w:tcW w:w="1247" w:type="pct"/>
          </w:tcPr>
          <w:p w14:paraId="43D127A8" w14:textId="77777777" w:rsidR="000B477B" w:rsidRDefault="000B477B" w:rsidP="000B477B">
            <w:pPr>
              <w:rPr>
                <w:rFonts w:cs="Arial"/>
                <w:iCs/>
                <w:sz w:val="20"/>
                <w:szCs w:val="20"/>
              </w:rPr>
            </w:pPr>
            <w:r w:rsidRPr="00D961B6">
              <w:rPr>
                <w:rFonts w:cs="Arial"/>
                <w:iCs/>
                <w:sz w:val="20"/>
                <w:szCs w:val="20"/>
              </w:rPr>
              <w:t xml:space="preserve">Scrambled Kit List </w:t>
            </w:r>
            <w:proofErr w:type="gramStart"/>
            <w:r>
              <w:rPr>
                <w:rFonts w:cs="Arial"/>
                <w:iCs/>
                <w:sz w:val="20"/>
                <w:szCs w:val="20"/>
              </w:rPr>
              <w:t>is</w:t>
            </w:r>
            <w:r w:rsidRPr="00D961B6">
              <w:rPr>
                <w:rFonts w:cs="Arial"/>
                <w:iCs/>
                <w:sz w:val="20"/>
                <w:szCs w:val="20"/>
              </w:rPr>
              <w:t xml:space="preserve"> created</w:t>
            </w:r>
            <w:proofErr w:type="gramEnd"/>
            <w:r w:rsidRPr="00D961B6">
              <w:rPr>
                <w:rFonts w:cs="Arial"/>
                <w:iCs/>
                <w:sz w:val="20"/>
                <w:szCs w:val="20"/>
              </w:rPr>
              <w:t xml:space="preserve"> successfully.</w:t>
            </w:r>
          </w:p>
          <w:p w14:paraId="49EB2EF3" w14:textId="77777777" w:rsidR="000B477B" w:rsidRDefault="000B477B" w:rsidP="000B477B">
            <w:pPr>
              <w:rPr>
                <w:rFonts w:cs="Arial"/>
                <w:iCs/>
                <w:sz w:val="20"/>
                <w:szCs w:val="20"/>
              </w:rPr>
            </w:pPr>
          </w:p>
          <w:p w14:paraId="1C2B6561" w14:textId="5E74EEBA" w:rsidR="000B477B" w:rsidRPr="00D961B6" w:rsidRDefault="000B477B" w:rsidP="000B477B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iCs/>
                <w:sz w:val="20"/>
                <w:szCs w:val="20"/>
              </w:rPr>
              <w:t>Refer to Appendix B for Test Evidence.</w:t>
            </w:r>
          </w:p>
        </w:tc>
        <w:tc>
          <w:tcPr>
            <w:tcW w:w="310" w:type="pct"/>
          </w:tcPr>
          <w:p w14:paraId="47DCF9C7" w14:textId="15DFDC15" w:rsidR="000B477B" w:rsidRPr="008E75D4" w:rsidRDefault="000B477B" w:rsidP="000B477B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81" w:type="pct"/>
          </w:tcPr>
          <w:p w14:paraId="03672256" w14:textId="54E9A51B" w:rsidR="000B477B" w:rsidRPr="008E75D4" w:rsidRDefault="0035388E" w:rsidP="000B477B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  <w:tr w:rsidR="000B477B" w:rsidRPr="00CF2FEC" w14:paraId="17150816" w14:textId="77777777" w:rsidTr="00960375">
        <w:trPr>
          <w:trHeight w:val="454"/>
        </w:trPr>
        <w:tc>
          <w:tcPr>
            <w:tcW w:w="243" w:type="pct"/>
          </w:tcPr>
          <w:p w14:paraId="6C0848D1" w14:textId="77777777" w:rsidR="000B477B" w:rsidRPr="00CF2FEC" w:rsidRDefault="000B477B" w:rsidP="000B477B">
            <w:pPr>
              <w:numPr>
                <w:ilvl w:val="0"/>
                <w:numId w:val="34"/>
              </w:numPr>
              <w:spacing w:before="40" w:after="40"/>
              <w:jc w:val="right"/>
              <w:rPr>
                <w:rFonts w:cs="Tahoma"/>
                <w:sz w:val="20"/>
                <w:szCs w:val="20"/>
              </w:rPr>
            </w:pPr>
          </w:p>
        </w:tc>
        <w:tc>
          <w:tcPr>
            <w:tcW w:w="1626" w:type="pct"/>
            <w:vAlign w:val="center"/>
          </w:tcPr>
          <w:p w14:paraId="14DE7483" w14:textId="38CC4412" w:rsidR="000B477B" w:rsidRPr="006A3C47" w:rsidRDefault="000B477B" w:rsidP="000B477B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>Upload the prerequisite test file to &lt;VALICERT</w:t>
            </w:r>
            <w:r>
              <w:rPr>
                <w:rFonts w:cs="Arial"/>
                <w:iCs/>
                <w:sz w:val="20"/>
                <w:szCs w:val="20"/>
              </w:rPr>
              <w:t>_</w:t>
            </w:r>
            <w:r w:rsidRPr="006A3C47">
              <w:rPr>
                <w:rFonts w:cs="Arial"/>
                <w:iCs/>
                <w:sz w:val="20"/>
                <w:szCs w:val="20"/>
              </w:rPr>
              <w:t>VENDOR</w:t>
            </w:r>
            <w:r>
              <w:rPr>
                <w:rFonts w:cs="Arial"/>
                <w:iCs/>
                <w:sz w:val="20"/>
                <w:szCs w:val="20"/>
              </w:rPr>
              <w:t xml:space="preserve"> </w:t>
            </w:r>
            <w:r w:rsidRPr="006A3C47">
              <w:rPr>
                <w:rFonts w:cs="Arial"/>
                <w:iCs/>
                <w:sz w:val="20"/>
                <w:szCs w:val="20"/>
              </w:rPr>
              <w:t>DIRECTORY&gt;.</w:t>
            </w:r>
          </w:p>
          <w:p w14:paraId="7840CDDE" w14:textId="77777777" w:rsidR="000B477B" w:rsidRPr="006A3C47" w:rsidRDefault="000B477B" w:rsidP="000B477B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</w:p>
          <w:p w14:paraId="35287F5C" w14:textId="7312732F" w:rsidR="000B477B" w:rsidRPr="006A3C47" w:rsidRDefault="000B477B" w:rsidP="000B477B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>Print a name of the file used for testing</w:t>
            </w:r>
            <w:r>
              <w:rPr>
                <w:rFonts w:cs="Arial"/>
                <w:iCs/>
                <w:sz w:val="20"/>
                <w:szCs w:val="20"/>
              </w:rPr>
              <w:t>:</w:t>
            </w:r>
            <w:r w:rsidRPr="006A3C47">
              <w:rPr>
                <w:rFonts w:cs="Arial"/>
                <w:iCs/>
                <w:sz w:val="20"/>
                <w:szCs w:val="20"/>
              </w:rPr>
              <w:t xml:space="preserve"> </w:t>
            </w:r>
          </w:p>
          <w:p w14:paraId="6DAAC7FB" w14:textId="269EC810" w:rsidR="000B477B" w:rsidRPr="000F0222" w:rsidRDefault="0035388E" w:rsidP="00B3742A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F406B5">
              <w:rPr>
                <w:rFonts w:cs="Arial"/>
                <w:iCs/>
                <w:sz w:val="20"/>
                <w:szCs w:val="20"/>
              </w:rPr>
              <w:t>IVRS_FORTEST_SMKTST03APR23_20230403.CSV</w:t>
            </w:r>
          </w:p>
        </w:tc>
        <w:tc>
          <w:tcPr>
            <w:tcW w:w="1193" w:type="pct"/>
          </w:tcPr>
          <w:p w14:paraId="4BC6E709" w14:textId="0F5C42EE" w:rsidR="000B477B" w:rsidRPr="006A3C47" w:rsidRDefault="000B477B" w:rsidP="000B477B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>File successfully uploaded.</w:t>
            </w:r>
          </w:p>
        </w:tc>
        <w:tc>
          <w:tcPr>
            <w:tcW w:w="1247" w:type="pct"/>
          </w:tcPr>
          <w:p w14:paraId="289A320B" w14:textId="3A2D3787" w:rsidR="000B477B" w:rsidRPr="00D961B6" w:rsidRDefault="000B477B" w:rsidP="000B477B">
            <w:pPr>
              <w:rPr>
                <w:rFonts w:cs="Arial"/>
                <w:iCs/>
                <w:sz w:val="20"/>
                <w:szCs w:val="20"/>
              </w:rPr>
            </w:pPr>
            <w:r>
              <w:rPr>
                <w:rFonts w:cs="Arial"/>
                <w:iCs/>
                <w:sz w:val="20"/>
                <w:szCs w:val="20"/>
              </w:rPr>
              <w:t xml:space="preserve">File </w:t>
            </w:r>
            <w:proofErr w:type="gramStart"/>
            <w:r>
              <w:rPr>
                <w:rFonts w:cs="Arial"/>
                <w:iCs/>
                <w:sz w:val="20"/>
                <w:szCs w:val="20"/>
              </w:rPr>
              <w:t xml:space="preserve">is </w:t>
            </w:r>
            <w:r w:rsidRPr="00D961B6">
              <w:rPr>
                <w:rFonts w:cs="Arial"/>
                <w:iCs/>
                <w:sz w:val="20"/>
                <w:szCs w:val="20"/>
              </w:rPr>
              <w:t>successfully uploaded</w:t>
            </w:r>
            <w:proofErr w:type="gramEnd"/>
            <w:r w:rsidRPr="00D961B6">
              <w:rPr>
                <w:rFonts w:cs="Arial"/>
                <w:iCs/>
                <w:sz w:val="20"/>
                <w:szCs w:val="20"/>
              </w:rPr>
              <w:t>.</w:t>
            </w:r>
          </w:p>
        </w:tc>
        <w:tc>
          <w:tcPr>
            <w:tcW w:w="310" w:type="pct"/>
          </w:tcPr>
          <w:p w14:paraId="3E7E8772" w14:textId="15EC5AA9" w:rsidR="000B477B" w:rsidRPr="008E75D4" w:rsidRDefault="000B477B" w:rsidP="000B477B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81" w:type="pct"/>
          </w:tcPr>
          <w:p w14:paraId="171EE3C7" w14:textId="3B16C71C" w:rsidR="000B477B" w:rsidRPr="008E75D4" w:rsidRDefault="0035388E" w:rsidP="000B477B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  <w:tr w:rsidR="00B633B7" w:rsidRPr="00CF2FEC" w14:paraId="3CC9273A" w14:textId="77777777" w:rsidTr="009F6627">
        <w:trPr>
          <w:trHeight w:val="4229"/>
        </w:trPr>
        <w:tc>
          <w:tcPr>
            <w:tcW w:w="243" w:type="pct"/>
          </w:tcPr>
          <w:p w14:paraId="1CE3EFB6" w14:textId="77777777" w:rsidR="00B633B7" w:rsidRPr="00CF2FEC" w:rsidRDefault="00B633B7" w:rsidP="00B633B7">
            <w:pPr>
              <w:numPr>
                <w:ilvl w:val="0"/>
                <w:numId w:val="34"/>
              </w:numPr>
              <w:spacing w:before="40" w:after="40"/>
              <w:jc w:val="right"/>
              <w:rPr>
                <w:rFonts w:cs="Tahoma"/>
                <w:sz w:val="20"/>
                <w:szCs w:val="20"/>
              </w:rPr>
            </w:pPr>
          </w:p>
        </w:tc>
        <w:tc>
          <w:tcPr>
            <w:tcW w:w="1626" w:type="pct"/>
          </w:tcPr>
          <w:p w14:paraId="6F6FEA0A" w14:textId="77777777" w:rsidR="00B633B7" w:rsidRPr="006A3C47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bookmarkStart w:id="39" w:name="Point5317"/>
            <w:r w:rsidRPr="006A3C47">
              <w:rPr>
                <w:rFonts w:cs="Arial"/>
                <w:iCs/>
                <w:sz w:val="20"/>
                <w:szCs w:val="20"/>
              </w:rPr>
              <w:t xml:space="preserve">Wait up to 20 minutes for the email notification with the results of verification. </w:t>
            </w:r>
          </w:p>
          <w:bookmarkEnd w:id="39"/>
          <w:p w14:paraId="4628F753" w14:textId="3C31D4C2" w:rsidR="00B633B7" w:rsidRPr="006A3C47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</w:p>
          <w:p w14:paraId="2CA4FA21" w14:textId="77777777" w:rsidR="00B633B7" w:rsidRPr="006A3C47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>Example of email notification:</w:t>
            </w:r>
          </w:p>
          <w:p w14:paraId="501C88B2" w14:textId="77777777" w:rsidR="00B633B7" w:rsidRPr="006A3C47" w:rsidRDefault="00B633B7" w:rsidP="00B633B7">
            <w:pPr>
              <w:rPr>
                <w:rFonts w:cs="Arial"/>
                <w:iCs/>
                <w:sz w:val="20"/>
                <w:szCs w:val="20"/>
              </w:rPr>
            </w:pPr>
            <w:r w:rsidRPr="0062559D">
              <w:rPr>
                <w:noProof/>
                <w:lang w:val="pl-PL" w:eastAsia="pl-PL"/>
              </w:rPr>
              <w:drawing>
                <wp:inline distT="0" distB="0" distL="0" distR="0" wp14:anchorId="77A139A4" wp14:editId="7F2D41CF">
                  <wp:extent cx="2800350" cy="2470029"/>
                  <wp:effectExtent l="0" t="0" r="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350" cy="2470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B597A3" w14:textId="6FC225BF" w:rsidR="00B633B7" w:rsidRPr="006A3C47" w:rsidRDefault="00B633B7" w:rsidP="00B633B7">
            <w:pPr>
              <w:rPr>
                <w:rFonts w:cs="Arial"/>
                <w:b/>
                <w:iCs/>
                <w:sz w:val="20"/>
                <w:szCs w:val="20"/>
              </w:rPr>
            </w:pPr>
            <w:r w:rsidRPr="006A3C47">
              <w:rPr>
                <w:sz w:val="20"/>
              </w:rPr>
              <w:t xml:space="preserve">Take a </w:t>
            </w:r>
            <w:r w:rsidRPr="00960375">
              <w:rPr>
                <w:rFonts w:cs="Arial"/>
                <w:b/>
                <w:sz w:val="20"/>
                <w:szCs w:val="20"/>
              </w:rPr>
              <w:t>screenshot</w:t>
            </w:r>
            <w:r w:rsidRPr="006A3C47">
              <w:rPr>
                <w:sz w:val="20"/>
              </w:rPr>
              <w:t xml:space="preserve"> and attach it to </w:t>
            </w:r>
            <w:hyperlink w:anchor="_Appendix_B_–" w:history="1">
              <w:r w:rsidRPr="00AC2E17">
                <w:rPr>
                  <w:rStyle w:val="Hyperlink"/>
                  <w:sz w:val="20"/>
                </w:rPr>
                <w:t>Appendix B</w:t>
              </w:r>
            </w:hyperlink>
            <w:r w:rsidRPr="006A3C47">
              <w:rPr>
                <w:sz w:val="20"/>
              </w:rPr>
              <w:t>.</w:t>
            </w:r>
          </w:p>
        </w:tc>
        <w:tc>
          <w:tcPr>
            <w:tcW w:w="1193" w:type="pct"/>
          </w:tcPr>
          <w:p w14:paraId="42871697" w14:textId="4A709E8E" w:rsidR="00B633B7" w:rsidRPr="006A3C47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>The email notification received successfully.</w:t>
            </w:r>
          </w:p>
          <w:p w14:paraId="537A788B" w14:textId="77777777" w:rsidR="00B633B7" w:rsidRPr="006A3C47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</w:p>
          <w:p w14:paraId="1C6F5699" w14:textId="5D7F8434" w:rsidR="00B633B7" w:rsidRPr="006A3C47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>Title of the email contain</w:t>
            </w:r>
            <w:r>
              <w:rPr>
                <w:rFonts w:cs="Arial"/>
                <w:iCs/>
                <w:sz w:val="20"/>
                <w:szCs w:val="20"/>
              </w:rPr>
              <w:t>ed</w:t>
            </w:r>
            <w:r w:rsidRPr="006A3C47">
              <w:rPr>
                <w:rFonts w:cs="Arial"/>
                <w:iCs/>
                <w:sz w:val="20"/>
                <w:szCs w:val="20"/>
              </w:rPr>
              <w:t xml:space="preserve"> following phrase:</w:t>
            </w:r>
          </w:p>
          <w:p w14:paraId="7659E6D9" w14:textId="77777777" w:rsidR="00B633B7" w:rsidRPr="006A3C47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>“IVRS Kit List Discrepancies”</w:t>
            </w:r>
          </w:p>
          <w:p w14:paraId="71FA06AB" w14:textId="77777777" w:rsidR="00B633B7" w:rsidRPr="006A3C47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</w:p>
          <w:p w14:paraId="1FDEC76F" w14:textId="77777777" w:rsidR="00B633B7" w:rsidRPr="006A3C47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>Copy of the email attached.</w:t>
            </w:r>
          </w:p>
          <w:p w14:paraId="4095A3CC" w14:textId="77777777" w:rsidR="00B633B7" w:rsidRPr="006A3C47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</w:p>
          <w:p w14:paraId="47B9A4F9" w14:textId="77777777" w:rsidR="00B633B7" w:rsidRPr="006A3C47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</w:p>
        </w:tc>
        <w:tc>
          <w:tcPr>
            <w:tcW w:w="1247" w:type="pct"/>
          </w:tcPr>
          <w:p w14:paraId="1ED43E3F" w14:textId="77777777" w:rsidR="00B633B7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>
              <w:rPr>
                <w:rFonts w:cs="Arial"/>
                <w:iCs/>
                <w:sz w:val="20"/>
                <w:szCs w:val="20"/>
              </w:rPr>
              <w:t xml:space="preserve">The email notification </w:t>
            </w:r>
            <w:proofErr w:type="gramStart"/>
            <w:r>
              <w:rPr>
                <w:rFonts w:cs="Arial"/>
                <w:iCs/>
                <w:sz w:val="20"/>
                <w:szCs w:val="20"/>
              </w:rPr>
              <w:t>is</w:t>
            </w:r>
            <w:r w:rsidRPr="00D961B6">
              <w:rPr>
                <w:rFonts w:cs="Arial"/>
                <w:iCs/>
                <w:sz w:val="20"/>
                <w:szCs w:val="20"/>
              </w:rPr>
              <w:t xml:space="preserve"> received</w:t>
            </w:r>
            <w:proofErr w:type="gramEnd"/>
            <w:r w:rsidRPr="00155A3B">
              <w:rPr>
                <w:rFonts w:cs="Arial"/>
                <w:iCs/>
                <w:sz w:val="20"/>
                <w:szCs w:val="20"/>
              </w:rPr>
              <w:t xml:space="preserve"> successfully</w:t>
            </w:r>
            <w:r w:rsidRPr="00D961B6">
              <w:rPr>
                <w:rFonts w:cs="Arial"/>
                <w:iCs/>
                <w:sz w:val="20"/>
                <w:szCs w:val="20"/>
              </w:rPr>
              <w:t>.</w:t>
            </w:r>
          </w:p>
          <w:p w14:paraId="4F64CA35" w14:textId="77777777" w:rsidR="00B633B7" w:rsidRPr="00D961B6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</w:p>
          <w:p w14:paraId="68AE2C7E" w14:textId="77777777" w:rsidR="00B633B7" w:rsidRPr="00D961B6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D961B6">
              <w:rPr>
                <w:rFonts w:cs="Arial"/>
                <w:iCs/>
                <w:sz w:val="20"/>
                <w:szCs w:val="20"/>
              </w:rPr>
              <w:t>Title of the email</w:t>
            </w:r>
            <w:r>
              <w:rPr>
                <w:rFonts w:cs="Arial"/>
                <w:iCs/>
                <w:sz w:val="20"/>
                <w:szCs w:val="20"/>
              </w:rPr>
              <w:t xml:space="preserve"> contains the </w:t>
            </w:r>
            <w:r w:rsidRPr="00D961B6">
              <w:rPr>
                <w:rFonts w:cs="Arial"/>
                <w:iCs/>
                <w:sz w:val="20"/>
                <w:szCs w:val="20"/>
              </w:rPr>
              <w:t>following phrase:</w:t>
            </w:r>
          </w:p>
          <w:p w14:paraId="7CEDC46C" w14:textId="77777777" w:rsidR="00B633B7" w:rsidRPr="00D961B6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D961B6">
              <w:rPr>
                <w:rFonts w:cs="Arial"/>
                <w:iCs/>
                <w:sz w:val="20"/>
                <w:szCs w:val="20"/>
              </w:rPr>
              <w:t>“IVRS Kit List Discrepancies”</w:t>
            </w:r>
            <w:r>
              <w:rPr>
                <w:rFonts w:cs="Arial"/>
                <w:iCs/>
                <w:sz w:val="20"/>
                <w:szCs w:val="20"/>
              </w:rPr>
              <w:t>.</w:t>
            </w:r>
          </w:p>
          <w:p w14:paraId="48955D98" w14:textId="77777777" w:rsidR="00B633B7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</w:p>
          <w:p w14:paraId="028556B8" w14:textId="25345B86" w:rsidR="00B633B7" w:rsidRPr="00D961B6" w:rsidRDefault="00B633B7" w:rsidP="00B633B7">
            <w:pPr>
              <w:tabs>
                <w:tab w:val="left" w:pos="2520"/>
              </w:tabs>
              <w:rPr>
                <w:rFonts w:cs="Arial"/>
                <w:iCs/>
                <w:sz w:val="20"/>
                <w:szCs w:val="20"/>
              </w:rPr>
            </w:pPr>
            <w:r>
              <w:rPr>
                <w:rFonts w:cs="Arial"/>
                <w:iCs/>
                <w:sz w:val="20"/>
                <w:szCs w:val="20"/>
              </w:rPr>
              <w:t>Refer to Appendix B for Test Evidence.</w:t>
            </w:r>
          </w:p>
        </w:tc>
        <w:tc>
          <w:tcPr>
            <w:tcW w:w="310" w:type="pct"/>
          </w:tcPr>
          <w:p w14:paraId="505C7E2D" w14:textId="21C25DD0" w:rsidR="00B633B7" w:rsidRPr="008E75D4" w:rsidRDefault="00B633B7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81" w:type="pct"/>
          </w:tcPr>
          <w:p w14:paraId="07615A12" w14:textId="27131CEB" w:rsidR="00B633B7" w:rsidRPr="008E75D4" w:rsidRDefault="0035388E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  <w:tr w:rsidR="00B633B7" w:rsidRPr="00CF2FEC" w14:paraId="1392D154" w14:textId="77777777" w:rsidTr="00960375">
        <w:trPr>
          <w:cantSplit/>
          <w:trHeight w:val="454"/>
        </w:trPr>
        <w:tc>
          <w:tcPr>
            <w:tcW w:w="243" w:type="pct"/>
          </w:tcPr>
          <w:p w14:paraId="0BF2A8E0" w14:textId="77777777" w:rsidR="00B633B7" w:rsidRPr="00CF2FEC" w:rsidRDefault="00B633B7" w:rsidP="00B633B7">
            <w:pPr>
              <w:numPr>
                <w:ilvl w:val="0"/>
                <w:numId w:val="34"/>
              </w:numPr>
              <w:spacing w:before="40" w:after="40"/>
              <w:jc w:val="right"/>
              <w:rPr>
                <w:rFonts w:cs="Tahoma"/>
                <w:sz w:val="20"/>
                <w:szCs w:val="20"/>
              </w:rPr>
            </w:pPr>
          </w:p>
        </w:tc>
        <w:tc>
          <w:tcPr>
            <w:tcW w:w="1626" w:type="pct"/>
          </w:tcPr>
          <w:p w14:paraId="774553D1" w14:textId="77777777" w:rsidR="00B633B7" w:rsidRPr="006A3C47" w:rsidRDefault="00B633B7" w:rsidP="00B633B7">
            <w:pPr>
              <w:spacing w:before="40" w:after="40"/>
              <w:rPr>
                <w:rFonts w:cs="Arial"/>
                <w:sz w:val="20"/>
                <w:szCs w:val="20"/>
              </w:rPr>
            </w:pPr>
            <w:r w:rsidRPr="006A3C47">
              <w:rPr>
                <w:rFonts w:cs="Arial"/>
                <w:sz w:val="20"/>
                <w:szCs w:val="20"/>
              </w:rPr>
              <w:t xml:space="preserve">Click on </w:t>
            </w:r>
            <w:r w:rsidRPr="00960375">
              <w:rPr>
                <w:rFonts w:cs="Arial"/>
                <w:i/>
                <w:sz w:val="20"/>
                <w:szCs w:val="20"/>
              </w:rPr>
              <w:t>Admin</w:t>
            </w:r>
            <w:r w:rsidRPr="006A3C47">
              <w:rPr>
                <w:rFonts w:cs="Arial"/>
                <w:sz w:val="20"/>
                <w:szCs w:val="20"/>
              </w:rPr>
              <w:t xml:space="preserve"> button.</w:t>
            </w:r>
          </w:p>
        </w:tc>
        <w:tc>
          <w:tcPr>
            <w:tcW w:w="1193" w:type="pct"/>
          </w:tcPr>
          <w:p w14:paraId="39AD6CD7" w14:textId="7FFF97D4" w:rsidR="00B633B7" w:rsidRPr="006A3C47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>Admin menu window opened.</w:t>
            </w:r>
          </w:p>
        </w:tc>
        <w:tc>
          <w:tcPr>
            <w:tcW w:w="1247" w:type="pct"/>
          </w:tcPr>
          <w:p w14:paraId="4D354DF2" w14:textId="35DBD34A" w:rsidR="00B633B7" w:rsidRPr="00D961B6" w:rsidRDefault="00B633B7" w:rsidP="00B633B7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iCs/>
                <w:sz w:val="20"/>
                <w:szCs w:val="20"/>
              </w:rPr>
              <w:t>Admin menu window opene</w:t>
            </w:r>
            <w:r w:rsidR="002A1BBD">
              <w:rPr>
                <w:rFonts w:cs="Arial"/>
                <w:iCs/>
                <w:sz w:val="20"/>
                <w:szCs w:val="20"/>
              </w:rPr>
              <w:t>d</w:t>
            </w:r>
            <w:r w:rsidRPr="00D961B6">
              <w:rPr>
                <w:rFonts w:cs="Arial"/>
                <w:iCs/>
                <w:sz w:val="20"/>
                <w:szCs w:val="20"/>
              </w:rPr>
              <w:t>.</w:t>
            </w:r>
          </w:p>
        </w:tc>
        <w:tc>
          <w:tcPr>
            <w:tcW w:w="310" w:type="pct"/>
          </w:tcPr>
          <w:p w14:paraId="10FC0E97" w14:textId="3895BDEB" w:rsidR="00B633B7" w:rsidRPr="008E75D4" w:rsidRDefault="00B633B7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81" w:type="pct"/>
          </w:tcPr>
          <w:p w14:paraId="30C869E2" w14:textId="49962B1F" w:rsidR="00B633B7" w:rsidRPr="008E75D4" w:rsidRDefault="0035388E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  <w:tr w:rsidR="00B633B7" w:rsidRPr="00CF2FEC" w14:paraId="5AB12758" w14:textId="77777777" w:rsidTr="00960375">
        <w:trPr>
          <w:cantSplit/>
          <w:trHeight w:val="454"/>
        </w:trPr>
        <w:tc>
          <w:tcPr>
            <w:tcW w:w="243" w:type="pct"/>
          </w:tcPr>
          <w:p w14:paraId="02754F46" w14:textId="77777777" w:rsidR="00B633B7" w:rsidRPr="00CF2FEC" w:rsidRDefault="00B633B7" w:rsidP="00B633B7">
            <w:pPr>
              <w:numPr>
                <w:ilvl w:val="0"/>
                <w:numId w:val="34"/>
              </w:numPr>
              <w:spacing w:before="40" w:after="40"/>
              <w:jc w:val="right"/>
              <w:rPr>
                <w:rFonts w:cs="Tahoma"/>
                <w:sz w:val="20"/>
                <w:szCs w:val="20"/>
              </w:rPr>
            </w:pPr>
          </w:p>
        </w:tc>
        <w:tc>
          <w:tcPr>
            <w:tcW w:w="1626" w:type="pct"/>
          </w:tcPr>
          <w:p w14:paraId="696ED60B" w14:textId="77777777" w:rsidR="00B633B7" w:rsidRPr="006A3C47" w:rsidRDefault="00B633B7" w:rsidP="00B633B7">
            <w:pPr>
              <w:spacing w:before="40" w:after="40"/>
              <w:rPr>
                <w:rFonts w:cs="Arial"/>
                <w:sz w:val="20"/>
                <w:szCs w:val="20"/>
              </w:rPr>
            </w:pPr>
            <w:r w:rsidRPr="006A3C47">
              <w:rPr>
                <w:rFonts w:cs="Arial"/>
                <w:sz w:val="20"/>
                <w:szCs w:val="20"/>
              </w:rPr>
              <w:t xml:space="preserve">Click on </w:t>
            </w:r>
            <w:r w:rsidRPr="00960375">
              <w:rPr>
                <w:rFonts w:cs="Arial"/>
                <w:i/>
                <w:sz w:val="20"/>
                <w:szCs w:val="20"/>
              </w:rPr>
              <w:t>Deactivate</w:t>
            </w:r>
            <w:r w:rsidRPr="006A3C47">
              <w:rPr>
                <w:rFonts w:cs="Arial"/>
                <w:sz w:val="20"/>
                <w:szCs w:val="20"/>
              </w:rPr>
              <w:t xml:space="preserve"> </w:t>
            </w:r>
            <w:r w:rsidRPr="00960375">
              <w:rPr>
                <w:rFonts w:cs="Arial"/>
                <w:i/>
                <w:sz w:val="20"/>
                <w:szCs w:val="20"/>
              </w:rPr>
              <w:t>Kit List</w:t>
            </w:r>
            <w:r w:rsidRPr="006A3C47">
              <w:rPr>
                <w:rFonts w:cs="Arial"/>
                <w:sz w:val="20"/>
                <w:szCs w:val="20"/>
              </w:rPr>
              <w:t>.</w:t>
            </w:r>
          </w:p>
        </w:tc>
        <w:tc>
          <w:tcPr>
            <w:tcW w:w="1193" w:type="pct"/>
          </w:tcPr>
          <w:p w14:paraId="5C1644E1" w14:textId="0B709129" w:rsidR="00B633B7" w:rsidRPr="006A3C47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sz w:val="20"/>
                <w:szCs w:val="20"/>
              </w:rPr>
              <w:t>Deactivate Kit List</w:t>
            </w:r>
            <w:r w:rsidRPr="006A3C47">
              <w:rPr>
                <w:rFonts w:cs="Arial"/>
                <w:iCs/>
                <w:sz w:val="20"/>
                <w:szCs w:val="20"/>
              </w:rPr>
              <w:t xml:space="preserve"> window opened.</w:t>
            </w:r>
          </w:p>
        </w:tc>
        <w:tc>
          <w:tcPr>
            <w:tcW w:w="1247" w:type="pct"/>
          </w:tcPr>
          <w:p w14:paraId="5D5D5742" w14:textId="0C63581E" w:rsidR="00B633B7" w:rsidRPr="00D961B6" w:rsidRDefault="00B633B7" w:rsidP="00B633B7">
            <w:pPr>
              <w:rPr>
                <w:rFonts w:cs="Arial"/>
                <w:sz w:val="20"/>
                <w:szCs w:val="20"/>
              </w:rPr>
            </w:pPr>
            <w:r w:rsidRPr="00D961B6">
              <w:rPr>
                <w:rFonts w:cs="Arial"/>
                <w:sz w:val="20"/>
                <w:szCs w:val="20"/>
              </w:rPr>
              <w:t>Deactivate Kit List</w:t>
            </w:r>
            <w:r>
              <w:rPr>
                <w:rFonts w:cs="Arial"/>
                <w:iCs/>
                <w:sz w:val="20"/>
                <w:szCs w:val="20"/>
              </w:rPr>
              <w:t xml:space="preserve"> window </w:t>
            </w:r>
            <w:r w:rsidRPr="00D961B6">
              <w:rPr>
                <w:rFonts w:cs="Arial"/>
                <w:iCs/>
                <w:sz w:val="20"/>
                <w:szCs w:val="20"/>
              </w:rPr>
              <w:t>open</w:t>
            </w:r>
            <w:r>
              <w:rPr>
                <w:rFonts w:cs="Arial"/>
                <w:iCs/>
                <w:sz w:val="20"/>
                <w:szCs w:val="20"/>
              </w:rPr>
              <w:t>s</w:t>
            </w:r>
            <w:r w:rsidRPr="00D961B6">
              <w:rPr>
                <w:rFonts w:cs="Arial"/>
                <w:iCs/>
                <w:sz w:val="20"/>
                <w:szCs w:val="20"/>
              </w:rPr>
              <w:t>.</w:t>
            </w:r>
          </w:p>
        </w:tc>
        <w:tc>
          <w:tcPr>
            <w:tcW w:w="310" w:type="pct"/>
          </w:tcPr>
          <w:p w14:paraId="60E971EA" w14:textId="63A3B38A" w:rsidR="00B633B7" w:rsidRPr="008E75D4" w:rsidRDefault="00B633B7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81" w:type="pct"/>
          </w:tcPr>
          <w:p w14:paraId="76C41045" w14:textId="40B376B9" w:rsidR="00B633B7" w:rsidRPr="008E75D4" w:rsidRDefault="0035388E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  <w:tr w:rsidR="00B633B7" w:rsidRPr="00CF2FEC" w14:paraId="4DCE961F" w14:textId="77777777" w:rsidTr="00960375">
        <w:trPr>
          <w:cantSplit/>
          <w:trHeight w:val="454"/>
        </w:trPr>
        <w:tc>
          <w:tcPr>
            <w:tcW w:w="243" w:type="pct"/>
          </w:tcPr>
          <w:p w14:paraId="593F339C" w14:textId="77777777" w:rsidR="00B633B7" w:rsidRPr="00CF2FEC" w:rsidRDefault="00B633B7" w:rsidP="00B633B7">
            <w:pPr>
              <w:numPr>
                <w:ilvl w:val="0"/>
                <w:numId w:val="34"/>
              </w:numPr>
              <w:spacing w:before="40" w:after="40"/>
              <w:jc w:val="right"/>
              <w:rPr>
                <w:rFonts w:cs="Tahoma"/>
                <w:sz w:val="20"/>
                <w:szCs w:val="20"/>
              </w:rPr>
            </w:pPr>
          </w:p>
        </w:tc>
        <w:tc>
          <w:tcPr>
            <w:tcW w:w="1626" w:type="pct"/>
          </w:tcPr>
          <w:p w14:paraId="68ABBCF0" w14:textId="627D0F4C" w:rsidR="00B633B7" w:rsidRPr="006A3C47" w:rsidRDefault="00B633B7" w:rsidP="00B633B7">
            <w:pPr>
              <w:spacing w:before="40" w:after="40"/>
              <w:rPr>
                <w:rFonts w:cs="Arial"/>
                <w:sz w:val="20"/>
                <w:szCs w:val="20"/>
              </w:rPr>
            </w:pPr>
            <w:r w:rsidRPr="006A3C47">
              <w:rPr>
                <w:rFonts w:cs="Arial"/>
                <w:sz w:val="20"/>
                <w:szCs w:val="20"/>
              </w:rPr>
              <w:t xml:space="preserve">Find </w:t>
            </w:r>
            <w:r w:rsidRPr="006A3C47">
              <w:rPr>
                <w:rFonts w:cs="Arial"/>
                <w:iCs/>
                <w:sz w:val="20"/>
                <w:szCs w:val="20"/>
              </w:rPr>
              <w:t xml:space="preserve">SMKTST&lt;DDMMMYY&gt; </w:t>
            </w:r>
            <w:r w:rsidRPr="006A3C47">
              <w:rPr>
                <w:rFonts w:cs="Arial"/>
                <w:sz w:val="20"/>
                <w:szCs w:val="20"/>
              </w:rPr>
              <w:t>and click on Deactivate button on the right.</w:t>
            </w:r>
          </w:p>
          <w:p w14:paraId="72C0BCF5" w14:textId="77777777" w:rsidR="00B633B7" w:rsidRPr="006A3C47" w:rsidRDefault="00B633B7" w:rsidP="00B633B7">
            <w:pPr>
              <w:spacing w:before="40" w:after="40"/>
              <w:rPr>
                <w:rFonts w:cs="Arial"/>
                <w:sz w:val="20"/>
                <w:szCs w:val="20"/>
              </w:rPr>
            </w:pPr>
          </w:p>
          <w:p w14:paraId="1F7C3827" w14:textId="77777777" w:rsidR="00B633B7" w:rsidRPr="006A3C47" w:rsidRDefault="00B633B7" w:rsidP="00B633B7">
            <w:pPr>
              <w:spacing w:before="40" w:after="40"/>
              <w:rPr>
                <w:rFonts w:cs="Arial"/>
                <w:sz w:val="20"/>
                <w:szCs w:val="20"/>
              </w:rPr>
            </w:pPr>
            <w:r w:rsidRPr="006A3C47">
              <w:rPr>
                <w:rFonts w:cs="Arial"/>
                <w:sz w:val="20"/>
                <w:szCs w:val="20"/>
              </w:rPr>
              <w:t xml:space="preserve">Then on the Deactivate Confirmation screen click on </w:t>
            </w:r>
            <w:r w:rsidRPr="00960375">
              <w:rPr>
                <w:rFonts w:cs="Arial"/>
                <w:i/>
                <w:sz w:val="20"/>
                <w:szCs w:val="20"/>
              </w:rPr>
              <w:t>Deactivate</w:t>
            </w:r>
            <w:r w:rsidRPr="006A3C47">
              <w:rPr>
                <w:rFonts w:cs="Arial"/>
                <w:sz w:val="20"/>
                <w:szCs w:val="20"/>
              </w:rPr>
              <w:t xml:space="preserve"> button.</w:t>
            </w:r>
          </w:p>
        </w:tc>
        <w:tc>
          <w:tcPr>
            <w:tcW w:w="1193" w:type="pct"/>
          </w:tcPr>
          <w:p w14:paraId="7B82F865" w14:textId="699A06CC" w:rsidR="00B633B7" w:rsidRPr="006A3C47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>A message is shown:</w:t>
            </w:r>
          </w:p>
          <w:p w14:paraId="6A803ECA" w14:textId="04104C91" w:rsidR="00B633B7" w:rsidRPr="006A3C47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>
              <w:rPr>
                <w:rFonts w:cs="Arial"/>
                <w:iCs/>
                <w:sz w:val="20"/>
                <w:szCs w:val="20"/>
              </w:rPr>
              <w:t>“</w:t>
            </w:r>
            <w:r w:rsidRPr="006A3C47">
              <w:rPr>
                <w:rFonts w:cs="Arial"/>
                <w:iCs/>
                <w:sz w:val="20"/>
                <w:szCs w:val="20"/>
              </w:rPr>
              <w:t xml:space="preserve">Study SMKTST&lt;DDMMMYY&gt; </w:t>
            </w:r>
            <w:r>
              <w:rPr>
                <w:rFonts w:cs="Arial"/>
                <w:iCs/>
                <w:sz w:val="20"/>
                <w:szCs w:val="20"/>
              </w:rPr>
              <w:t>was</w:t>
            </w:r>
            <w:r w:rsidRPr="006A3C47">
              <w:rPr>
                <w:rFonts w:cs="Arial"/>
                <w:iCs/>
                <w:sz w:val="20"/>
                <w:szCs w:val="20"/>
              </w:rPr>
              <w:t xml:space="preserve"> successfully deactivated</w:t>
            </w:r>
            <w:r>
              <w:rPr>
                <w:rFonts w:cs="Arial"/>
                <w:iCs/>
                <w:sz w:val="20"/>
                <w:szCs w:val="20"/>
              </w:rPr>
              <w:t>”</w:t>
            </w:r>
          </w:p>
        </w:tc>
        <w:tc>
          <w:tcPr>
            <w:tcW w:w="1247" w:type="pct"/>
          </w:tcPr>
          <w:p w14:paraId="6E81FB66" w14:textId="77777777" w:rsidR="00B633B7" w:rsidRPr="00D961B6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>
              <w:rPr>
                <w:rFonts w:cs="Arial"/>
                <w:iCs/>
                <w:sz w:val="20"/>
                <w:szCs w:val="20"/>
              </w:rPr>
              <w:t>A message shows</w:t>
            </w:r>
            <w:r w:rsidRPr="00D961B6">
              <w:rPr>
                <w:rFonts w:cs="Arial"/>
                <w:iCs/>
                <w:sz w:val="20"/>
                <w:szCs w:val="20"/>
              </w:rPr>
              <w:t>:</w:t>
            </w:r>
          </w:p>
          <w:p w14:paraId="54F5AE36" w14:textId="39BD1CEC" w:rsidR="00B633B7" w:rsidRPr="00D961B6" w:rsidRDefault="00B633B7" w:rsidP="00A056E3">
            <w:pPr>
              <w:spacing w:before="40" w:after="4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iCs/>
                <w:sz w:val="20"/>
                <w:szCs w:val="20"/>
              </w:rPr>
              <w:t>“</w:t>
            </w:r>
            <w:r w:rsidRPr="00745E15">
              <w:rPr>
                <w:rFonts w:cs="Arial"/>
                <w:iCs/>
                <w:sz w:val="20"/>
                <w:szCs w:val="20"/>
              </w:rPr>
              <w:t xml:space="preserve">Study </w:t>
            </w:r>
            <w:r w:rsidR="0035388E" w:rsidRPr="00D961B6">
              <w:rPr>
                <w:rFonts w:cs="Arial"/>
                <w:iCs/>
                <w:sz w:val="20"/>
                <w:szCs w:val="20"/>
              </w:rPr>
              <w:t>SMKTST</w:t>
            </w:r>
            <w:r w:rsidR="0035388E">
              <w:rPr>
                <w:rFonts w:cs="Arial"/>
                <w:iCs/>
                <w:sz w:val="20"/>
                <w:szCs w:val="20"/>
              </w:rPr>
              <w:t xml:space="preserve">03APR23 </w:t>
            </w:r>
            <w:r w:rsidRPr="00745E15">
              <w:rPr>
                <w:rFonts w:cs="Arial"/>
                <w:iCs/>
                <w:sz w:val="20"/>
                <w:szCs w:val="20"/>
              </w:rPr>
              <w:t>was successfully deactivated</w:t>
            </w:r>
            <w:r>
              <w:rPr>
                <w:rFonts w:cs="Arial"/>
                <w:iCs/>
                <w:sz w:val="20"/>
                <w:szCs w:val="20"/>
              </w:rPr>
              <w:t>”</w:t>
            </w:r>
          </w:p>
        </w:tc>
        <w:tc>
          <w:tcPr>
            <w:tcW w:w="310" w:type="pct"/>
          </w:tcPr>
          <w:p w14:paraId="70293DDB" w14:textId="1E184D17" w:rsidR="00B633B7" w:rsidRPr="008E75D4" w:rsidRDefault="00B633B7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81" w:type="pct"/>
          </w:tcPr>
          <w:p w14:paraId="7936FE81" w14:textId="551F19F6" w:rsidR="00B633B7" w:rsidRPr="008E75D4" w:rsidRDefault="0035388E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  <w:tr w:rsidR="00B633B7" w:rsidRPr="00CF2FEC" w14:paraId="3CD423D0" w14:textId="77777777" w:rsidTr="00960375">
        <w:trPr>
          <w:cantSplit/>
          <w:trHeight w:val="454"/>
        </w:trPr>
        <w:tc>
          <w:tcPr>
            <w:tcW w:w="243" w:type="pct"/>
          </w:tcPr>
          <w:p w14:paraId="0961F576" w14:textId="77777777" w:rsidR="00B633B7" w:rsidRPr="00CF2FEC" w:rsidDel="006D2980" w:rsidRDefault="00B633B7" w:rsidP="00B633B7">
            <w:pPr>
              <w:numPr>
                <w:ilvl w:val="0"/>
                <w:numId w:val="34"/>
              </w:numPr>
              <w:spacing w:before="40" w:after="40"/>
              <w:jc w:val="right"/>
              <w:rPr>
                <w:sz w:val="20"/>
                <w:szCs w:val="20"/>
              </w:rPr>
            </w:pPr>
          </w:p>
        </w:tc>
        <w:tc>
          <w:tcPr>
            <w:tcW w:w="1626" w:type="pct"/>
          </w:tcPr>
          <w:p w14:paraId="0E126D50" w14:textId="77777777" w:rsidR="00B633B7" w:rsidRPr="006A3C47" w:rsidRDefault="00B633B7" w:rsidP="00B633B7">
            <w:pPr>
              <w:spacing w:before="40" w:after="40"/>
              <w:rPr>
                <w:rFonts w:cs="Arial"/>
                <w:sz w:val="20"/>
                <w:szCs w:val="20"/>
              </w:rPr>
            </w:pPr>
            <w:r w:rsidRPr="006A3C47">
              <w:rPr>
                <w:rFonts w:cs="Arial"/>
                <w:sz w:val="20"/>
                <w:szCs w:val="20"/>
              </w:rPr>
              <w:t xml:space="preserve">Click on </w:t>
            </w:r>
            <w:r w:rsidRPr="00960375">
              <w:rPr>
                <w:rFonts w:cs="Arial"/>
                <w:i/>
                <w:sz w:val="20"/>
                <w:szCs w:val="20"/>
              </w:rPr>
              <w:t>Admin</w:t>
            </w:r>
            <w:r w:rsidRPr="006A3C47">
              <w:rPr>
                <w:rFonts w:cs="Arial"/>
                <w:sz w:val="20"/>
                <w:szCs w:val="20"/>
              </w:rPr>
              <w:t xml:space="preserve"> button.</w:t>
            </w:r>
          </w:p>
        </w:tc>
        <w:tc>
          <w:tcPr>
            <w:tcW w:w="1193" w:type="pct"/>
          </w:tcPr>
          <w:p w14:paraId="73F84770" w14:textId="0055F7E0" w:rsidR="00B633B7" w:rsidRPr="006A3C47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>Admin menu window opened.</w:t>
            </w:r>
          </w:p>
        </w:tc>
        <w:tc>
          <w:tcPr>
            <w:tcW w:w="1247" w:type="pct"/>
          </w:tcPr>
          <w:p w14:paraId="16D9886E" w14:textId="0D340FA8" w:rsidR="00B633B7" w:rsidRPr="00D961B6" w:rsidRDefault="00B633B7" w:rsidP="00B633B7">
            <w:pPr>
              <w:rPr>
                <w:rFonts w:cs="Arial"/>
                <w:iCs/>
                <w:sz w:val="20"/>
                <w:szCs w:val="20"/>
              </w:rPr>
            </w:pPr>
            <w:r>
              <w:rPr>
                <w:rFonts w:cs="Arial"/>
                <w:iCs/>
                <w:sz w:val="20"/>
                <w:szCs w:val="20"/>
              </w:rPr>
              <w:t>Admin menu window opens</w:t>
            </w:r>
            <w:r w:rsidRPr="00D961B6">
              <w:rPr>
                <w:rFonts w:cs="Arial"/>
                <w:iCs/>
                <w:sz w:val="20"/>
                <w:szCs w:val="20"/>
              </w:rPr>
              <w:t>.</w:t>
            </w:r>
          </w:p>
        </w:tc>
        <w:tc>
          <w:tcPr>
            <w:tcW w:w="310" w:type="pct"/>
          </w:tcPr>
          <w:p w14:paraId="32539770" w14:textId="25521D7C" w:rsidR="00B633B7" w:rsidRPr="00474F52" w:rsidRDefault="00B633B7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81" w:type="pct"/>
          </w:tcPr>
          <w:p w14:paraId="4BE5755C" w14:textId="4E142B99" w:rsidR="00B633B7" w:rsidRPr="00474F52" w:rsidRDefault="0035388E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  <w:tr w:rsidR="00B633B7" w:rsidRPr="00CF2FEC" w14:paraId="6F482695" w14:textId="77777777" w:rsidTr="00960375">
        <w:trPr>
          <w:cantSplit/>
          <w:trHeight w:val="454"/>
        </w:trPr>
        <w:tc>
          <w:tcPr>
            <w:tcW w:w="243" w:type="pct"/>
          </w:tcPr>
          <w:p w14:paraId="316EB0CA" w14:textId="77777777" w:rsidR="00B633B7" w:rsidRPr="00CF2FEC" w:rsidDel="006D2980" w:rsidRDefault="00B633B7" w:rsidP="00B633B7">
            <w:pPr>
              <w:numPr>
                <w:ilvl w:val="0"/>
                <w:numId w:val="34"/>
              </w:numPr>
              <w:spacing w:before="40" w:after="40"/>
              <w:jc w:val="right"/>
              <w:rPr>
                <w:sz w:val="20"/>
                <w:szCs w:val="20"/>
              </w:rPr>
            </w:pPr>
          </w:p>
        </w:tc>
        <w:tc>
          <w:tcPr>
            <w:tcW w:w="1626" w:type="pct"/>
          </w:tcPr>
          <w:p w14:paraId="7E810122" w14:textId="77777777" w:rsidR="00B633B7" w:rsidRPr="006A3C47" w:rsidRDefault="00B633B7" w:rsidP="00B633B7">
            <w:pPr>
              <w:spacing w:before="40" w:after="40"/>
              <w:rPr>
                <w:rFonts w:cs="Arial"/>
                <w:sz w:val="20"/>
                <w:szCs w:val="20"/>
              </w:rPr>
            </w:pPr>
            <w:r w:rsidRPr="006A3C47">
              <w:rPr>
                <w:rFonts w:cs="Arial"/>
                <w:sz w:val="20"/>
                <w:szCs w:val="20"/>
              </w:rPr>
              <w:t xml:space="preserve">Click on </w:t>
            </w:r>
            <w:r w:rsidRPr="00960375">
              <w:rPr>
                <w:rFonts w:cs="Arial"/>
                <w:i/>
                <w:sz w:val="20"/>
                <w:szCs w:val="20"/>
              </w:rPr>
              <w:t>View Deactivated Kit Lists</w:t>
            </w:r>
            <w:r w:rsidRPr="006A3C47">
              <w:rPr>
                <w:rFonts w:cs="Arial"/>
                <w:sz w:val="20"/>
                <w:szCs w:val="20"/>
              </w:rPr>
              <w:t>.</w:t>
            </w:r>
          </w:p>
        </w:tc>
        <w:tc>
          <w:tcPr>
            <w:tcW w:w="1193" w:type="pct"/>
          </w:tcPr>
          <w:p w14:paraId="361567B1" w14:textId="7D12EB64" w:rsidR="00B633B7" w:rsidRPr="006A3C47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sz w:val="20"/>
                <w:szCs w:val="20"/>
              </w:rPr>
              <w:t>Deactivated Kit List</w:t>
            </w:r>
            <w:r w:rsidRPr="006A3C47">
              <w:rPr>
                <w:rFonts w:cs="Arial"/>
                <w:iCs/>
                <w:sz w:val="20"/>
                <w:szCs w:val="20"/>
              </w:rPr>
              <w:t xml:space="preserve"> window opened.</w:t>
            </w:r>
          </w:p>
        </w:tc>
        <w:tc>
          <w:tcPr>
            <w:tcW w:w="1247" w:type="pct"/>
          </w:tcPr>
          <w:p w14:paraId="6E37D255" w14:textId="70FD5EF6" w:rsidR="00B633B7" w:rsidRPr="00D961B6" w:rsidRDefault="00B633B7" w:rsidP="00B633B7">
            <w:pPr>
              <w:rPr>
                <w:rFonts w:cs="Arial"/>
                <w:iCs/>
                <w:sz w:val="20"/>
                <w:szCs w:val="20"/>
              </w:rPr>
            </w:pPr>
            <w:r w:rsidRPr="00D961B6">
              <w:rPr>
                <w:rFonts w:cs="Arial"/>
                <w:sz w:val="20"/>
                <w:szCs w:val="20"/>
              </w:rPr>
              <w:t>Deactivated Kit List</w:t>
            </w:r>
            <w:r w:rsidRPr="00D961B6">
              <w:rPr>
                <w:rFonts w:cs="Arial"/>
                <w:iCs/>
                <w:sz w:val="20"/>
                <w:szCs w:val="20"/>
              </w:rPr>
              <w:t xml:space="preserve"> window </w:t>
            </w:r>
            <w:r>
              <w:rPr>
                <w:rFonts w:cs="Arial"/>
                <w:iCs/>
                <w:sz w:val="20"/>
                <w:szCs w:val="20"/>
              </w:rPr>
              <w:t>opens</w:t>
            </w:r>
            <w:r w:rsidRPr="00D961B6">
              <w:rPr>
                <w:rFonts w:cs="Arial"/>
                <w:iCs/>
                <w:sz w:val="20"/>
                <w:szCs w:val="20"/>
              </w:rPr>
              <w:t>.</w:t>
            </w:r>
          </w:p>
        </w:tc>
        <w:tc>
          <w:tcPr>
            <w:tcW w:w="310" w:type="pct"/>
          </w:tcPr>
          <w:p w14:paraId="6E8CE955" w14:textId="5A41E561" w:rsidR="00B633B7" w:rsidRPr="00474F52" w:rsidRDefault="00B633B7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81" w:type="pct"/>
          </w:tcPr>
          <w:p w14:paraId="2EE055CB" w14:textId="1031ECC4" w:rsidR="00B633B7" w:rsidRPr="00474F52" w:rsidRDefault="0035388E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  <w:tr w:rsidR="00B633B7" w:rsidRPr="00CF2FEC" w14:paraId="705395C3" w14:textId="77777777" w:rsidTr="00960375">
        <w:trPr>
          <w:cantSplit/>
          <w:trHeight w:val="454"/>
        </w:trPr>
        <w:tc>
          <w:tcPr>
            <w:tcW w:w="243" w:type="pct"/>
          </w:tcPr>
          <w:p w14:paraId="3DFD1A2A" w14:textId="77777777" w:rsidR="00B633B7" w:rsidRPr="00CF2FEC" w:rsidDel="006D2980" w:rsidRDefault="00B633B7" w:rsidP="00B633B7">
            <w:pPr>
              <w:numPr>
                <w:ilvl w:val="0"/>
                <w:numId w:val="34"/>
              </w:numPr>
              <w:spacing w:before="40" w:after="40"/>
              <w:jc w:val="right"/>
              <w:rPr>
                <w:sz w:val="20"/>
                <w:szCs w:val="20"/>
              </w:rPr>
            </w:pPr>
          </w:p>
        </w:tc>
        <w:tc>
          <w:tcPr>
            <w:tcW w:w="1626" w:type="pct"/>
          </w:tcPr>
          <w:p w14:paraId="31E196CC" w14:textId="290718F9" w:rsidR="00B633B7" w:rsidRPr="006A3C47" w:rsidRDefault="00B633B7" w:rsidP="00B633B7">
            <w:pPr>
              <w:spacing w:before="40" w:after="40"/>
              <w:rPr>
                <w:rFonts w:cs="Arial"/>
                <w:sz w:val="20"/>
                <w:szCs w:val="20"/>
              </w:rPr>
            </w:pPr>
            <w:r w:rsidRPr="006A3C47">
              <w:rPr>
                <w:rFonts w:cs="Arial"/>
                <w:sz w:val="20"/>
                <w:szCs w:val="20"/>
              </w:rPr>
              <w:t xml:space="preserve">Find </w:t>
            </w:r>
            <w:r w:rsidRPr="006A3C47">
              <w:rPr>
                <w:rFonts w:cs="Arial"/>
                <w:iCs/>
                <w:sz w:val="20"/>
                <w:szCs w:val="20"/>
              </w:rPr>
              <w:t xml:space="preserve">SMKTST&lt;DDMMMYY&gt; </w:t>
            </w:r>
            <w:r w:rsidRPr="006A3C47">
              <w:rPr>
                <w:rFonts w:cs="Arial"/>
                <w:sz w:val="20"/>
                <w:szCs w:val="20"/>
              </w:rPr>
              <w:t>and click on Delete button on the right.</w:t>
            </w:r>
          </w:p>
          <w:p w14:paraId="1055C2C1" w14:textId="77777777" w:rsidR="00B633B7" w:rsidRPr="006A3C47" w:rsidRDefault="00B633B7" w:rsidP="00B633B7">
            <w:pPr>
              <w:spacing w:before="40" w:after="40"/>
              <w:rPr>
                <w:rFonts w:cs="Arial"/>
                <w:sz w:val="20"/>
                <w:szCs w:val="20"/>
              </w:rPr>
            </w:pPr>
          </w:p>
          <w:p w14:paraId="3662EC46" w14:textId="77777777" w:rsidR="00B633B7" w:rsidRPr="006A3C47" w:rsidRDefault="00B633B7" w:rsidP="00B633B7">
            <w:pPr>
              <w:spacing w:before="40" w:after="40"/>
              <w:rPr>
                <w:rFonts w:cs="Arial"/>
                <w:sz w:val="20"/>
                <w:szCs w:val="20"/>
              </w:rPr>
            </w:pPr>
            <w:r w:rsidRPr="006A3C47">
              <w:rPr>
                <w:rFonts w:cs="Arial"/>
                <w:sz w:val="20"/>
                <w:szCs w:val="20"/>
              </w:rPr>
              <w:t xml:space="preserve">Then on the Delete Confirmation screen click on </w:t>
            </w:r>
            <w:r w:rsidRPr="00960375">
              <w:rPr>
                <w:rFonts w:cs="Arial"/>
                <w:i/>
                <w:sz w:val="20"/>
                <w:szCs w:val="20"/>
              </w:rPr>
              <w:t>Delete</w:t>
            </w:r>
            <w:r w:rsidRPr="006A3C47">
              <w:rPr>
                <w:rFonts w:cs="Arial"/>
                <w:sz w:val="20"/>
                <w:szCs w:val="20"/>
              </w:rPr>
              <w:t xml:space="preserve"> button.</w:t>
            </w:r>
          </w:p>
        </w:tc>
        <w:tc>
          <w:tcPr>
            <w:tcW w:w="1193" w:type="pct"/>
          </w:tcPr>
          <w:p w14:paraId="0C0EFCF2" w14:textId="77777777" w:rsidR="00B633B7" w:rsidRPr="006A3C47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>A message is shown:</w:t>
            </w:r>
          </w:p>
          <w:p w14:paraId="360A7647" w14:textId="35E5CA8B" w:rsidR="00B633B7" w:rsidRPr="006A3C47" w:rsidRDefault="00B633B7" w:rsidP="00B633B7">
            <w:pPr>
              <w:spacing w:before="40" w:after="4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iCs/>
                <w:sz w:val="20"/>
                <w:szCs w:val="20"/>
              </w:rPr>
              <w:t>“</w:t>
            </w:r>
            <w:r w:rsidRPr="006A3C47">
              <w:rPr>
                <w:rFonts w:cs="Arial"/>
                <w:iCs/>
                <w:sz w:val="20"/>
                <w:szCs w:val="20"/>
              </w:rPr>
              <w:t>Study SMKTST&lt;DDMMMYY&gt; was successfully Deleted</w:t>
            </w:r>
            <w:r>
              <w:rPr>
                <w:rFonts w:cs="Arial"/>
                <w:iCs/>
                <w:sz w:val="20"/>
                <w:szCs w:val="20"/>
              </w:rPr>
              <w:t>”</w:t>
            </w:r>
          </w:p>
        </w:tc>
        <w:tc>
          <w:tcPr>
            <w:tcW w:w="1247" w:type="pct"/>
          </w:tcPr>
          <w:p w14:paraId="6987B9E1" w14:textId="77777777" w:rsidR="00B633B7" w:rsidRPr="00D961B6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>
              <w:rPr>
                <w:rFonts w:cs="Arial"/>
                <w:iCs/>
                <w:sz w:val="20"/>
                <w:szCs w:val="20"/>
              </w:rPr>
              <w:t>A message shows</w:t>
            </w:r>
            <w:r w:rsidRPr="00D961B6">
              <w:rPr>
                <w:rFonts w:cs="Arial"/>
                <w:iCs/>
                <w:sz w:val="20"/>
                <w:szCs w:val="20"/>
              </w:rPr>
              <w:t>:</w:t>
            </w:r>
          </w:p>
          <w:p w14:paraId="4A685BA2" w14:textId="3E1EB3AB" w:rsidR="00B633B7" w:rsidRPr="00D961B6" w:rsidRDefault="00B633B7" w:rsidP="00A056E3">
            <w:pPr>
              <w:spacing w:before="40" w:after="40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iCs/>
                <w:sz w:val="20"/>
                <w:szCs w:val="20"/>
              </w:rPr>
              <w:t>“</w:t>
            </w:r>
            <w:r w:rsidRPr="00745E15">
              <w:rPr>
                <w:rFonts w:cs="Arial"/>
                <w:iCs/>
                <w:sz w:val="20"/>
                <w:szCs w:val="20"/>
              </w:rPr>
              <w:t xml:space="preserve">Study </w:t>
            </w:r>
            <w:r w:rsidR="0035388E" w:rsidRPr="00D961B6">
              <w:rPr>
                <w:rFonts w:cs="Arial"/>
                <w:iCs/>
                <w:sz w:val="20"/>
                <w:szCs w:val="20"/>
              </w:rPr>
              <w:t>SMKTST</w:t>
            </w:r>
            <w:r w:rsidR="0035388E">
              <w:rPr>
                <w:rFonts w:cs="Arial"/>
                <w:iCs/>
                <w:sz w:val="20"/>
                <w:szCs w:val="20"/>
              </w:rPr>
              <w:t xml:space="preserve">03APR23 </w:t>
            </w:r>
            <w:r w:rsidRPr="00745E15">
              <w:rPr>
                <w:rFonts w:cs="Arial"/>
                <w:iCs/>
                <w:sz w:val="20"/>
                <w:szCs w:val="20"/>
              </w:rPr>
              <w:t>was successfully Deleted</w:t>
            </w:r>
            <w:r>
              <w:rPr>
                <w:rFonts w:cs="Arial"/>
                <w:iCs/>
                <w:sz w:val="20"/>
                <w:szCs w:val="20"/>
              </w:rPr>
              <w:t>”.</w:t>
            </w:r>
          </w:p>
        </w:tc>
        <w:tc>
          <w:tcPr>
            <w:tcW w:w="310" w:type="pct"/>
          </w:tcPr>
          <w:p w14:paraId="20902787" w14:textId="2D099115" w:rsidR="00B633B7" w:rsidRPr="00474F52" w:rsidRDefault="00B633B7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81" w:type="pct"/>
          </w:tcPr>
          <w:p w14:paraId="55491911" w14:textId="622D10FB" w:rsidR="00B633B7" w:rsidRPr="00474F52" w:rsidRDefault="0035388E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  <w:tr w:rsidR="00B633B7" w:rsidRPr="00CF2FEC" w14:paraId="5D485314" w14:textId="77777777" w:rsidTr="00960375">
        <w:trPr>
          <w:cantSplit/>
          <w:trHeight w:val="454"/>
        </w:trPr>
        <w:tc>
          <w:tcPr>
            <w:tcW w:w="243" w:type="pct"/>
          </w:tcPr>
          <w:p w14:paraId="51A54BF4" w14:textId="77777777" w:rsidR="00B633B7" w:rsidRPr="00CF2FEC" w:rsidRDefault="00B633B7" w:rsidP="00B633B7">
            <w:pPr>
              <w:numPr>
                <w:ilvl w:val="0"/>
                <w:numId w:val="34"/>
              </w:numPr>
              <w:spacing w:before="40" w:after="40"/>
              <w:jc w:val="right"/>
              <w:rPr>
                <w:sz w:val="20"/>
                <w:szCs w:val="20"/>
              </w:rPr>
            </w:pPr>
          </w:p>
        </w:tc>
        <w:tc>
          <w:tcPr>
            <w:tcW w:w="1626" w:type="pct"/>
          </w:tcPr>
          <w:p w14:paraId="4D5FC20E" w14:textId="77777777" w:rsidR="00B633B7" w:rsidRPr="006A3C47" w:rsidRDefault="00B633B7" w:rsidP="00B633B7">
            <w:pPr>
              <w:spacing w:before="40" w:after="40"/>
              <w:rPr>
                <w:rFonts w:cs="Arial"/>
                <w:sz w:val="20"/>
                <w:szCs w:val="20"/>
              </w:rPr>
            </w:pPr>
            <w:r w:rsidRPr="006A3C47">
              <w:rPr>
                <w:rFonts w:cs="Arial"/>
                <w:sz w:val="20"/>
                <w:szCs w:val="20"/>
              </w:rPr>
              <w:t xml:space="preserve">Click on the </w:t>
            </w:r>
            <w:r w:rsidRPr="00960375">
              <w:rPr>
                <w:rFonts w:cs="Arial"/>
                <w:i/>
                <w:sz w:val="20"/>
                <w:szCs w:val="20"/>
              </w:rPr>
              <w:t>Main</w:t>
            </w:r>
            <w:r w:rsidRPr="006A3C47">
              <w:rPr>
                <w:rFonts w:cs="Arial"/>
                <w:sz w:val="20"/>
                <w:szCs w:val="20"/>
              </w:rPr>
              <w:t xml:space="preserve"> </w:t>
            </w:r>
            <w:r w:rsidRPr="00960375">
              <w:rPr>
                <w:rFonts w:cs="Arial"/>
                <w:i/>
                <w:sz w:val="20"/>
                <w:szCs w:val="20"/>
              </w:rPr>
              <w:t>Menu</w:t>
            </w:r>
            <w:r w:rsidRPr="006A3C47">
              <w:rPr>
                <w:rFonts w:cs="Arial"/>
                <w:sz w:val="20"/>
                <w:szCs w:val="20"/>
              </w:rPr>
              <w:t xml:space="preserve"> button to return to the Main Menu of the Kit Label Database.</w:t>
            </w:r>
          </w:p>
        </w:tc>
        <w:tc>
          <w:tcPr>
            <w:tcW w:w="1193" w:type="pct"/>
          </w:tcPr>
          <w:p w14:paraId="6DA47AEF" w14:textId="4B980ED6" w:rsidR="00B633B7" w:rsidRPr="006A3C47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6A3C47">
              <w:rPr>
                <w:rFonts w:cs="Arial"/>
                <w:iCs/>
                <w:sz w:val="20"/>
                <w:szCs w:val="20"/>
              </w:rPr>
              <w:t>User returned to the Main Page.</w:t>
            </w:r>
          </w:p>
        </w:tc>
        <w:tc>
          <w:tcPr>
            <w:tcW w:w="1247" w:type="pct"/>
          </w:tcPr>
          <w:p w14:paraId="5A0D1996" w14:textId="740811F8" w:rsidR="00B633B7" w:rsidRPr="00D961B6" w:rsidRDefault="00B633B7" w:rsidP="00B633B7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iCs/>
                <w:sz w:val="20"/>
                <w:szCs w:val="20"/>
              </w:rPr>
              <w:t>User returns</w:t>
            </w:r>
            <w:r w:rsidRPr="00D961B6">
              <w:rPr>
                <w:rFonts w:cs="Arial"/>
                <w:iCs/>
                <w:sz w:val="20"/>
                <w:szCs w:val="20"/>
              </w:rPr>
              <w:t xml:space="preserve"> to the Main Page.</w:t>
            </w:r>
          </w:p>
        </w:tc>
        <w:tc>
          <w:tcPr>
            <w:tcW w:w="310" w:type="pct"/>
          </w:tcPr>
          <w:p w14:paraId="439B6596" w14:textId="630F9A1C" w:rsidR="00B633B7" w:rsidRPr="008E75D4" w:rsidRDefault="00B633B7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81" w:type="pct"/>
          </w:tcPr>
          <w:p w14:paraId="3B94FA05" w14:textId="454CB6B2" w:rsidR="00B633B7" w:rsidRPr="008E75D4" w:rsidRDefault="0035388E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</w:tbl>
    <w:p w14:paraId="3AA8081F" w14:textId="77777777" w:rsidR="00CF2FEC" w:rsidRDefault="00CF2FEC" w:rsidP="00CF2FEC">
      <w:pPr>
        <w:pStyle w:val="Text"/>
        <w:rPr>
          <w:lang w:eastAsia="ja-JP"/>
        </w:rPr>
      </w:pPr>
    </w:p>
    <w:p w14:paraId="5B4C6FA4" w14:textId="77777777" w:rsidR="00CF2FEC" w:rsidRDefault="00CF2FEC" w:rsidP="00EE47A8">
      <w:pPr>
        <w:pStyle w:val="Text"/>
        <w:rPr>
          <w:lang w:eastAsia="ja-JP"/>
        </w:rPr>
      </w:pPr>
    </w:p>
    <w:p w14:paraId="1E63D360" w14:textId="77777777" w:rsidR="00314F48" w:rsidRDefault="00314F48">
      <w:pPr>
        <w:rPr>
          <w:rFonts w:eastAsia="MS Mincho" w:cs="Arial"/>
          <w:b/>
          <w:bCs/>
          <w:iCs/>
          <w:lang w:eastAsia="ja-JP"/>
        </w:rPr>
      </w:pPr>
      <w:r>
        <w:br w:type="page"/>
      </w:r>
    </w:p>
    <w:p w14:paraId="76B0D9D2" w14:textId="77777777" w:rsidR="00EE47A8" w:rsidRPr="00AC2E17" w:rsidRDefault="00EE47A8" w:rsidP="00D961B6">
      <w:pPr>
        <w:pStyle w:val="Heading2"/>
        <w:rPr>
          <w:sz w:val="36"/>
        </w:rPr>
      </w:pPr>
      <w:bookmarkStart w:id="40" w:name="_Blocked_Kit_List"/>
      <w:bookmarkStart w:id="41" w:name="_Toc465673633"/>
      <w:bookmarkStart w:id="42" w:name="_Ref465854331"/>
      <w:bookmarkStart w:id="43" w:name="_Toc47538649"/>
      <w:bookmarkEnd w:id="40"/>
      <w:r w:rsidRPr="00AC2E17">
        <w:rPr>
          <w:szCs w:val="22"/>
        </w:rPr>
        <w:lastRenderedPageBreak/>
        <w:t>Blocked Kit List</w:t>
      </w:r>
      <w:bookmarkEnd w:id="41"/>
      <w:bookmarkEnd w:id="42"/>
      <w:bookmarkEnd w:id="43"/>
    </w:p>
    <w:p w14:paraId="79A14638" w14:textId="77777777" w:rsidR="00EE47A8" w:rsidRPr="00EE47A8" w:rsidRDefault="00EE47A8" w:rsidP="00EE47A8">
      <w:r w:rsidRPr="00EE47A8">
        <w:rPr>
          <w:rFonts w:eastAsia="MS Mincho" w:cs="Arial"/>
          <w:lang w:eastAsia="ja-JP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EE47A8">
        <w:instrText xml:space="preserve"> FORMCHECKBOX </w:instrText>
      </w:r>
      <w:r w:rsidR="00366CCB">
        <w:rPr>
          <w:rFonts w:eastAsia="MS Mincho" w:cs="Arial"/>
          <w:lang w:eastAsia="ja-JP"/>
        </w:rPr>
      </w:r>
      <w:r w:rsidR="00366CCB">
        <w:rPr>
          <w:rFonts w:eastAsia="MS Mincho" w:cs="Arial"/>
          <w:lang w:eastAsia="ja-JP"/>
        </w:rPr>
        <w:fldChar w:fldCharType="separate"/>
      </w:r>
      <w:r w:rsidRPr="00EE47A8">
        <w:fldChar w:fldCharType="end"/>
      </w:r>
      <w:r w:rsidRPr="00EE47A8">
        <w:t xml:space="preserve"> This section is not applicable to this execution.  Initial &amp; Date: </w:t>
      </w:r>
      <w:r w:rsidR="001A1733">
        <w:rPr>
          <w:rFonts w:cs="Arial"/>
          <w:iCs/>
          <w:sz w:val="20"/>
        </w:rPr>
        <w:t xml:space="preserve">_______ </w:t>
      </w:r>
    </w:p>
    <w:p w14:paraId="3B0FD924" w14:textId="77777777" w:rsidR="00EE47A8" w:rsidRPr="00EE47A8" w:rsidRDefault="00EE47A8" w:rsidP="00EE47A8">
      <w:pPr>
        <w:spacing w:after="120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3251"/>
        <w:gridCol w:w="3250"/>
        <w:gridCol w:w="2931"/>
        <w:gridCol w:w="3966"/>
      </w:tblGrid>
      <w:tr w:rsidR="00EE47A8" w:rsidRPr="00EE47A8" w14:paraId="3A9087C0" w14:textId="77777777" w:rsidTr="00D961B6">
        <w:trPr>
          <w:cantSplit/>
          <w:trHeight w:val="461"/>
        </w:trPr>
        <w:tc>
          <w:tcPr>
            <w:tcW w:w="1213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999999" w:fill="D9D9D9"/>
            <w:vAlign w:val="center"/>
          </w:tcPr>
          <w:p w14:paraId="6A0A0B39" w14:textId="77777777" w:rsidR="00EE47A8" w:rsidRPr="00EE47A8" w:rsidRDefault="00EE47A8" w:rsidP="00EE47A8">
            <w:pPr>
              <w:spacing w:before="40" w:after="40"/>
              <w:rPr>
                <w:b/>
                <w:sz w:val="20"/>
                <w:szCs w:val="20"/>
              </w:rPr>
            </w:pPr>
            <w:r w:rsidRPr="00EE47A8">
              <w:rPr>
                <w:sz w:val="20"/>
                <w:szCs w:val="20"/>
              </w:rPr>
              <w:br w:type="page"/>
            </w:r>
            <w:r w:rsidRPr="00EE47A8">
              <w:rPr>
                <w:b/>
                <w:sz w:val="20"/>
                <w:szCs w:val="20"/>
              </w:rPr>
              <w:t>Test Case Number:</w:t>
            </w:r>
          </w:p>
        </w:tc>
        <w:tc>
          <w:tcPr>
            <w:tcW w:w="12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5D7F0C" w14:textId="77777777" w:rsidR="00EE47A8" w:rsidRPr="00EE47A8" w:rsidRDefault="00EE47A8" w:rsidP="00EE47A8">
            <w:pPr>
              <w:spacing w:before="40" w:after="40"/>
              <w:rPr>
                <w:sz w:val="20"/>
                <w:szCs w:val="20"/>
              </w:rPr>
            </w:pPr>
            <w:r w:rsidRPr="00EE47A8">
              <w:rPr>
                <w:sz w:val="20"/>
                <w:szCs w:val="20"/>
              </w:rPr>
              <w:t>4</w:t>
            </w:r>
          </w:p>
        </w:tc>
        <w:tc>
          <w:tcPr>
            <w:tcW w:w="10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999999" w:fill="D9D9D9"/>
            <w:vAlign w:val="center"/>
          </w:tcPr>
          <w:p w14:paraId="03DFB413" w14:textId="77777777" w:rsidR="00EE47A8" w:rsidRPr="00EE47A8" w:rsidRDefault="00EE47A8" w:rsidP="00EE47A8">
            <w:pPr>
              <w:spacing w:before="40" w:after="40"/>
              <w:rPr>
                <w:b/>
                <w:sz w:val="20"/>
                <w:szCs w:val="20"/>
              </w:rPr>
            </w:pPr>
            <w:r w:rsidRPr="00EE47A8">
              <w:rPr>
                <w:b/>
                <w:sz w:val="20"/>
                <w:szCs w:val="20"/>
              </w:rPr>
              <w:br w:type="page"/>
              <w:t>Reference Number:</w:t>
            </w:r>
          </w:p>
        </w:tc>
        <w:tc>
          <w:tcPr>
            <w:tcW w:w="14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380BDFAB" w14:textId="237E0781" w:rsidR="00EE47A8" w:rsidRPr="00EE47A8" w:rsidRDefault="007C3748" w:rsidP="00EE47A8">
            <w:pPr>
              <w:spacing w:before="40" w:after="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FS 7.1, 7.3.1, 7.3.7</w:t>
            </w:r>
          </w:p>
        </w:tc>
      </w:tr>
    </w:tbl>
    <w:p w14:paraId="55B4A86A" w14:textId="77777777" w:rsidR="00EE47A8" w:rsidRPr="00EE47A8" w:rsidRDefault="00EE47A8" w:rsidP="00EE47A8">
      <w:pPr>
        <w:spacing w:after="120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50"/>
        <w:gridCol w:w="10148"/>
      </w:tblGrid>
      <w:tr w:rsidR="00EE47A8" w:rsidRPr="00EE47A8" w14:paraId="76CA72AB" w14:textId="77777777" w:rsidTr="00074FD0">
        <w:trPr>
          <w:cantSplit/>
          <w:trHeight w:val="454"/>
        </w:trPr>
        <w:tc>
          <w:tcPr>
            <w:tcW w:w="1213" w:type="pct"/>
            <w:tcBorders>
              <w:bottom w:val="single" w:sz="4" w:space="0" w:color="auto"/>
            </w:tcBorders>
            <w:shd w:val="clear" w:color="999999" w:fill="D9D9D9"/>
            <w:vAlign w:val="center"/>
          </w:tcPr>
          <w:p w14:paraId="0EADD848" w14:textId="77777777" w:rsidR="00EE47A8" w:rsidRPr="00EE47A8" w:rsidRDefault="00EE47A8" w:rsidP="00EE47A8">
            <w:pPr>
              <w:spacing w:before="40" w:after="40"/>
              <w:rPr>
                <w:b/>
                <w:sz w:val="20"/>
                <w:szCs w:val="20"/>
              </w:rPr>
            </w:pPr>
            <w:r w:rsidRPr="00EE47A8">
              <w:rPr>
                <w:b/>
                <w:sz w:val="20"/>
                <w:szCs w:val="20"/>
              </w:rPr>
              <w:t>Test Objective:</w:t>
            </w:r>
          </w:p>
        </w:tc>
        <w:tc>
          <w:tcPr>
            <w:tcW w:w="3787" w:type="pct"/>
            <w:vAlign w:val="center"/>
          </w:tcPr>
          <w:p w14:paraId="3E4EF99B" w14:textId="77777777" w:rsidR="00EE47A8" w:rsidRPr="00EE47A8" w:rsidRDefault="00644135" w:rsidP="00D961B6">
            <w:pPr>
              <w:spacing w:before="40" w:after="40"/>
              <w:rPr>
                <w:sz w:val="20"/>
                <w:szCs w:val="20"/>
              </w:rPr>
            </w:pPr>
            <w:r w:rsidRPr="004C6006">
              <w:rPr>
                <w:sz w:val="20"/>
                <w:szCs w:val="20"/>
              </w:rPr>
              <w:t>User can view Blocked Kit Lists</w:t>
            </w:r>
            <w:r w:rsidR="00DA0E44">
              <w:rPr>
                <w:sz w:val="20"/>
                <w:szCs w:val="20"/>
              </w:rPr>
              <w:t>.</w:t>
            </w:r>
          </w:p>
        </w:tc>
      </w:tr>
      <w:tr w:rsidR="00EE47A8" w:rsidRPr="00EE47A8" w14:paraId="58315C41" w14:textId="77777777" w:rsidTr="00074FD0">
        <w:trPr>
          <w:cantSplit/>
          <w:trHeight w:val="454"/>
        </w:trPr>
        <w:tc>
          <w:tcPr>
            <w:tcW w:w="1213" w:type="pct"/>
            <w:tcBorders>
              <w:top w:val="single" w:sz="4" w:space="0" w:color="auto"/>
            </w:tcBorders>
            <w:shd w:val="clear" w:color="999999" w:fill="D9D9D9"/>
            <w:vAlign w:val="center"/>
          </w:tcPr>
          <w:p w14:paraId="4F9DEF46" w14:textId="77777777" w:rsidR="00EE47A8" w:rsidRPr="00EE47A8" w:rsidRDefault="00EE47A8" w:rsidP="00EE47A8">
            <w:pPr>
              <w:spacing w:before="40" w:after="40"/>
              <w:rPr>
                <w:b/>
                <w:sz w:val="20"/>
                <w:szCs w:val="20"/>
              </w:rPr>
            </w:pPr>
            <w:r w:rsidRPr="00EE47A8">
              <w:rPr>
                <w:b/>
                <w:sz w:val="20"/>
                <w:szCs w:val="20"/>
              </w:rPr>
              <w:t>Test Case Set-up / Prerequisite:</w:t>
            </w:r>
          </w:p>
        </w:tc>
        <w:tc>
          <w:tcPr>
            <w:tcW w:w="3787" w:type="pct"/>
            <w:vAlign w:val="center"/>
          </w:tcPr>
          <w:p w14:paraId="78F132A8" w14:textId="77777777" w:rsidR="00EE47A8" w:rsidRPr="00EE47A8" w:rsidRDefault="00EE47A8" w:rsidP="00EE47A8">
            <w:pPr>
              <w:spacing w:before="40" w:after="40"/>
              <w:rPr>
                <w:sz w:val="20"/>
                <w:szCs w:val="20"/>
              </w:rPr>
            </w:pPr>
            <w:r w:rsidRPr="00EE47A8">
              <w:rPr>
                <w:sz w:val="20"/>
                <w:szCs w:val="20"/>
              </w:rPr>
              <w:t xml:space="preserve">See </w:t>
            </w:r>
            <w:hyperlink w:anchor="_Prerequisites" w:history="1">
              <w:r w:rsidRPr="008845B8">
                <w:rPr>
                  <w:rStyle w:val="Hyperlink"/>
                  <w:sz w:val="20"/>
                  <w:szCs w:val="20"/>
                </w:rPr>
                <w:t>Prerequisites</w:t>
              </w:r>
            </w:hyperlink>
            <w:r w:rsidRPr="00EE47A8">
              <w:rPr>
                <w:sz w:val="20"/>
                <w:szCs w:val="20"/>
              </w:rPr>
              <w:t xml:space="preserve"> section of this document.</w:t>
            </w:r>
          </w:p>
        </w:tc>
      </w:tr>
    </w:tbl>
    <w:p w14:paraId="78AD01F3" w14:textId="77777777" w:rsidR="00EE47A8" w:rsidRPr="00EE47A8" w:rsidRDefault="00EE47A8" w:rsidP="00EE47A8">
      <w:pPr>
        <w:spacing w:after="120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65"/>
        <w:gridCol w:w="4459"/>
        <w:gridCol w:w="3068"/>
        <w:gridCol w:w="3347"/>
        <w:gridCol w:w="860"/>
        <w:gridCol w:w="999"/>
      </w:tblGrid>
      <w:tr w:rsidR="003C0EE3" w:rsidRPr="00EE47A8" w14:paraId="2E9544A8" w14:textId="77777777" w:rsidTr="00960375">
        <w:trPr>
          <w:cantSplit/>
          <w:tblHeader/>
        </w:trPr>
        <w:tc>
          <w:tcPr>
            <w:tcW w:w="248" w:type="pct"/>
            <w:tcBorders>
              <w:right w:val="single" w:sz="4" w:space="0" w:color="auto"/>
            </w:tcBorders>
            <w:shd w:val="clear" w:color="999999" w:fill="D9D9D9"/>
            <w:vAlign w:val="center"/>
          </w:tcPr>
          <w:p w14:paraId="2030CD67" w14:textId="77777777" w:rsidR="003C0EE3" w:rsidRPr="00EE47A8" w:rsidRDefault="003C0EE3" w:rsidP="00074FD0">
            <w:pPr>
              <w:spacing w:before="40" w:after="40"/>
              <w:rPr>
                <w:b/>
                <w:sz w:val="20"/>
                <w:szCs w:val="20"/>
              </w:rPr>
            </w:pPr>
            <w:r w:rsidRPr="00EE47A8">
              <w:rPr>
                <w:b/>
                <w:sz w:val="20"/>
                <w:szCs w:val="20"/>
              </w:rPr>
              <w:t>Step</w:t>
            </w:r>
          </w:p>
        </w:tc>
        <w:tc>
          <w:tcPr>
            <w:tcW w:w="1664" w:type="pct"/>
            <w:tcBorders>
              <w:left w:val="single" w:sz="4" w:space="0" w:color="auto"/>
              <w:right w:val="single" w:sz="4" w:space="0" w:color="auto"/>
            </w:tcBorders>
            <w:shd w:val="clear" w:color="999999" w:fill="D9D9D9"/>
            <w:vAlign w:val="center"/>
          </w:tcPr>
          <w:p w14:paraId="0B44A14B" w14:textId="77777777" w:rsidR="003C0EE3" w:rsidRPr="00EE47A8" w:rsidRDefault="003C0EE3" w:rsidP="00074FD0">
            <w:pPr>
              <w:spacing w:before="40" w:after="40"/>
              <w:rPr>
                <w:b/>
                <w:sz w:val="20"/>
                <w:szCs w:val="20"/>
              </w:rPr>
            </w:pPr>
            <w:r w:rsidRPr="00EE47A8">
              <w:rPr>
                <w:b/>
                <w:sz w:val="20"/>
                <w:szCs w:val="20"/>
              </w:rPr>
              <w:t>Instruction</w:t>
            </w:r>
          </w:p>
        </w:tc>
        <w:tc>
          <w:tcPr>
            <w:tcW w:w="1145" w:type="pct"/>
            <w:tcBorders>
              <w:left w:val="single" w:sz="4" w:space="0" w:color="auto"/>
              <w:right w:val="single" w:sz="4" w:space="0" w:color="auto"/>
            </w:tcBorders>
            <w:shd w:val="clear" w:color="999999" w:fill="D9D9D9"/>
            <w:vAlign w:val="center"/>
          </w:tcPr>
          <w:p w14:paraId="62EC688D" w14:textId="77777777" w:rsidR="003C0EE3" w:rsidRPr="00EE47A8" w:rsidRDefault="003C0EE3" w:rsidP="00074FD0">
            <w:pPr>
              <w:spacing w:before="40" w:after="40"/>
              <w:rPr>
                <w:b/>
                <w:sz w:val="20"/>
                <w:szCs w:val="20"/>
              </w:rPr>
            </w:pPr>
            <w:r w:rsidRPr="00EE47A8">
              <w:rPr>
                <w:b/>
                <w:sz w:val="20"/>
                <w:szCs w:val="20"/>
              </w:rPr>
              <w:t>Expected Result</w:t>
            </w:r>
          </w:p>
        </w:tc>
        <w:tc>
          <w:tcPr>
            <w:tcW w:w="1249" w:type="pct"/>
            <w:tcBorders>
              <w:left w:val="single" w:sz="4" w:space="0" w:color="auto"/>
              <w:right w:val="single" w:sz="4" w:space="0" w:color="auto"/>
            </w:tcBorders>
            <w:shd w:val="clear" w:color="999999" w:fill="D9D9D9"/>
            <w:vAlign w:val="center"/>
          </w:tcPr>
          <w:p w14:paraId="2273CCCE" w14:textId="77777777" w:rsidR="003C0EE3" w:rsidRPr="00EE47A8" w:rsidRDefault="003C0EE3" w:rsidP="00074FD0">
            <w:pPr>
              <w:spacing w:before="40" w:after="40"/>
              <w:rPr>
                <w:b/>
                <w:sz w:val="20"/>
                <w:szCs w:val="20"/>
              </w:rPr>
            </w:pPr>
            <w:r w:rsidRPr="00EE47A8">
              <w:rPr>
                <w:b/>
                <w:sz w:val="20"/>
                <w:szCs w:val="20"/>
              </w:rPr>
              <w:t>Actual Result</w:t>
            </w:r>
          </w:p>
        </w:tc>
        <w:tc>
          <w:tcPr>
            <w:tcW w:w="321" w:type="pct"/>
            <w:tcBorders>
              <w:left w:val="single" w:sz="4" w:space="0" w:color="auto"/>
              <w:right w:val="single" w:sz="4" w:space="0" w:color="auto"/>
            </w:tcBorders>
            <w:shd w:val="clear" w:color="999999" w:fill="D9D9D9"/>
          </w:tcPr>
          <w:p w14:paraId="4F84BDAC" w14:textId="77777777" w:rsidR="003C0EE3" w:rsidRPr="00EE47A8" w:rsidRDefault="003C0EE3" w:rsidP="00960375">
            <w:pPr>
              <w:spacing w:before="40" w:after="40"/>
              <w:jc w:val="center"/>
              <w:rPr>
                <w:b/>
                <w:sz w:val="20"/>
                <w:szCs w:val="20"/>
              </w:rPr>
            </w:pPr>
            <w:r w:rsidRPr="00EE47A8">
              <w:rPr>
                <w:b/>
                <w:sz w:val="20"/>
                <w:szCs w:val="20"/>
              </w:rPr>
              <w:t>Pass</w:t>
            </w:r>
          </w:p>
          <w:p w14:paraId="326D4A39" w14:textId="30801C19" w:rsidR="003C0EE3" w:rsidRPr="00EE47A8" w:rsidRDefault="003C0EE3" w:rsidP="00960375">
            <w:pPr>
              <w:spacing w:before="40" w:after="40"/>
              <w:jc w:val="center"/>
              <w:rPr>
                <w:b/>
                <w:sz w:val="20"/>
                <w:szCs w:val="20"/>
              </w:rPr>
            </w:pPr>
            <w:r w:rsidRPr="00EE47A8">
              <w:rPr>
                <w:b/>
                <w:sz w:val="20"/>
                <w:szCs w:val="20"/>
              </w:rPr>
              <w:t>/</w:t>
            </w:r>
            <w:r w:rsidR="00EF19FB">
              <w:rPr>
                <w:b/>
                <w:sz w:val="20"/>
                <w:szCs w:val="20"/>
              </w:rPr>
              <w:t xml:space="preserve"> </w:t>
            </w:r>
            <w:r w:rsidRPr="00EE47A8">
              <w:rPr>
                <w:b/>
                <w:sz w:val="20"/>
                <w:szCs w:val="20"/>
              </w:rPr>
              <w:t>Fail</w:t>
            </w:r>
          </w:p>
        </w:tc>
        <w:tc>
          <w:tcPr>
            <w:tcW w:w="373" w:type="pct"/>
            <w:tcBorders>
              <w:left w:val="nil"/>
              <w:right w:val="single" w:sz="4" w:space="0" w:color="auto"/>
            </w:tcBorders>
            <w:shd w:val="clear" w:color="999999" w:fill="D9D9D9"/>
          </w:tcPr>
          <w:p w14:paraId="25C54546" w14:textId="77777777" w:rsidR="003C0EE3" w:rsidRDefault="003C0EE3" w:rsidP="00960375">
            <w:pPr>
              <w:spacing w:before="40" w:after="40"/>
              <w:jc w:val="center"/>
              <w:rPr>
                <w:b/>
                <w:sz w:val="20"/>
              </w:rPr>
            </w:pPr>
            <w:r w:rsidRPr="00CD2710">
              <w:rPr>
                <w:b/>
                <w:sz w:val="20"/>
              </w:rPr>
              <w:t>Initial</w:t>
            </w:r>
          </w:p>
          <w:p w14:paraId="1BFF5CBB" w14:textId="0DE637EA" w:rsidR="003C0EE3" w:rsidRPr="00EE47A8" w:rsidRDefault="003C0EE3" w:rsidP="00960375">
            <w:pPr>
              <w:spacing w:before="40" w:after="40"/>
              <w:jc w:val="center"/>
              <w:rPr>
                <w:b/>
                <w:sz w:val="20"/>
                <w:szCs w:val="20"/>
              </w:rPr>
            </w:pPr>
            <w:r w:rsidRPr="00CD2710">
              <w:rPr>
                <w:b/>
                <w:sz w:val="20"/>
              </w:rPr>
              <w:t>/</w:t>
            </w:r>
            <w:r w:rsidR="00EF19FB">
              <w:rPr>
                <w:b/>
                <w:sz w:val="20"/>
              </w:rPr>
              <w:t xml:space="preserve"> </w:t>
            </w:r>
            <w:r w:rsidRPr="00CD2710">
              <w:rPr>
                <w:b/>
                <w:sz w:val="20"/>
              </w:rPr>
              <w:t>Date</w:t>
            </w:r>
          </w:p>
        </w:tc>
      </w:tr>
      <w:tr w:rsidR="00B633B7" w:rsidRPr="00314F48" w14:paraId="09FAC5DF" w14:textId="77777777" w:rsidTr="00960375">
        <w:trPr>
          <w:cantSplit/>
        </w:trPr>
        <w:tc>
          <w:tcPr>
            <w:tcW w:w="248" w:type="pct"/>
          </w:tcPr>
          <w:p w14:paraId="2F77A8E4" w14:textId="77777777" w:rsidR="00B633B7" w:rsidRPr="00D961B6" w:rsidRDefault="00B633B7" w:rsidP="00B633B7">
            <w:pPr>
              <w:numPr>
                <w:ilvl w:val="0"/>
                <w:numId w:val="36"/>
              </w:numPr>
              <w:spacing w:before="40" w:after="40"/>
              <w:jc w:val="right"/>
              <w:rPr>
                <w:sz w:val="18"/>
                <w:szCs w:val="20"/>
              </w:rPr>
            </w:pPr>
          </w:p>
        </w:tc>
        <w:tc>
          <w:tcPr>
            <w:tcW w:w="1664" w:type="pct"/>
          </w:tcPr>
          <w:p w14:paraId="1C96EDB9" w14:textId="34F29896" w:rsidR="00B633B7" w:rsidRPr="00D961B6" w:rsidRDefault="00B633B7" w:rsidP="00B633B7">
            <w:pPr>
              <w:spacing w:before="40" w:after="40"/>
              <w:rPr>
                <w:iCs/>
                <w:sz w:val="20"/>
                <w:szCs w:val="20"/>
              </w:rPr>
            </w:pPr>
            <w:bookmarkStart w:id="44" w:name="Point541"/>
            <w:r w:rsidRPr="00D961B6">
              <w:rPr>
                <w:iCs/>
                <w:sz w:val="20"/>
                <w:szCs w:val="20"/>
              </w:rPr>
              <w:t xml:space="preserve">Click on the </w:t>
            </w:r>
            <w:r w:rsidRPr="00960375">
              <w:rPr>
                <w:i/>
                <w:iCs/>
                <w:sz w:val="20"/>
                <w:szCs w:val="20"/>
              </w:rPr>
              <w:t>Blocked Kit Lists</w:t>
            </w:r>
            <w:r w:rsidRPr="00D961B6">
              <w:rPr>
                <w:iCs/>
                <w:sz w:val="20"/>
                <w:szCs w:val="20"/>
              </w:rPr>
              <w:t xml:space="preserve"> link.</w:t>
            </w:r>
          </w:p>
          <w:bookmarkEnd w:id="44"/>
          <w:p w14:paraId="652AA334" w14:textId="77777777" w:rsidR="00B633B7" w:rsidRDefault="00B633B7" w:rsidP="00B633B7">
            <w:pPr>
              <w:spacing w:before="40" w:after="40"/>
              <w:rPr>
                <w:sz w:val="20"/>
                <w:szCs w:val="20"/>
              </w:rPr>
            </w:pPr>
          </w:p>
          <w:p w14:paraId="7F22FFE8" w14:textId="1C720098" w:rsidR="00B633B7" w:rsidRPr="00074FD0" w:rsidRDefault="00B633B7" w:rsidP="00B633B7">
            <w:pPr>
              <w:spacing w:before="40" w:after="40"/>
              <w:rPr>
                <w:b/>
                <w:sz w:val="20"/>
                <w:szCs w:val="20"/>
              </w:rPr>
            </w:pPr>
            <w:r w:rsidRPr="00351952">
              <w:rPr>
                <w:sz w:val="20"/>
              </w:rPr>
              <w:t>Take</w:t>
            </w:r>
            <w:r>
              <w:rPr>
                <w:sz w:val="20"/>
              </w:rPr>
              <w:t xml:space="preserve"> a </w:t>
            </w:r>
            <w:r w:rsidRPr="00960375">
              <w:rPr>
                <w:rFonts w:cs="Arial"/>
                <w:b/>
                <w:sz w:val="20"/>
                <w:szCs w:val="20"/>
              </w:rPr>
              <w:t>screenshot</w:t>
            </w:r>
            <w:r w:rsidRPr="00960375"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  <w:r w:rsidRPr="00351952">
              <w:rPr>
                <w:sz w:val="20"/>
              </w:rPr>
              <w:t xml:space="preserve">and attach </w:t>
            </w:r>
            <w:r>
              <w:rPr>
                <w:sz w:val="20"/>
              </w:rPr>
              <w:t xml:space="preserve">it to </w:t>
            </w:r>
            <w:hyperlink w:anchor="_Appendix_B_–" w:history="1">
              <w:r w:rsidRPr="00AC2E17">
                <w:rPr>
                  <w:rStyle w:val="Hyperlink"/>
                  <w:sz w:val="20"/>
                </w:rPr>
                <w:t>Appendix B</w:t>
              </w:r>
            </w:hyperlink>
            <w:r>
              <w:rPr>
                <w:sz w:val="20"/>
              </w:rPr>
              <w:t>.</w:t>
            </w:r>
          </w:p>
        </w:tc>
        <w:tc>
          <w:tcPr>
            <w:tcW w:w="1145" w:type="pct"/>
          </w:tcPr>
          <w:p w14:paraId="7CC052F3" w14:textId="5603245C" w:rsidR="00B633B7" w:rsidRPr="00D961B6" w:rsidRDefault="00B633B7" w:rsidP="00B633B7">
            <w:pPr>
              <w:spacing w:before="40" w:after="40"/>
              <w:rPr>
                <w:iCs/>
                <w:sz w:val="20"/>
                <w:szCs w:val="20"/>
              </w:rPr>
            </w:pPr>
            <w:r w:rsidRPr="00D961B6">
              <w:rPr>
                <w:iCs/>
                <w:sz w:val="20"/>
                <w:szCs w:val="20"/>
              </w:rPr>
              <w:t>Blocked Kit Lists by Protocol Window opened.</w:t>
            </w:r>
          </w:p>
        </w:tc>
        <w:tc>
          <w:tcPr>
            <w:tcW w:w="1249" w:type="pct"/>
          </w:tcPr>
          <w:p w14:paraId="248B65B0" w14:textId="77777777" w:rsidR="00B633B7" w:rsidRDefault="00B633B7" w:rsidP="00B633B7">
            <w:pPr>
              <w:spacing w:before="40" w:after="40"/>
              <w:rPr>
                <w:iCs/>
                <w:sz w:val="20"/>
                <w:szCs w:val="20"/>
              </w:rPr>
            </w:pPr>
            <w:r w:rsidRPr="00D961B6">
              <w:rPr>
                <w:iCs/>
                <w:sz w:val="20"/>
                <w:szCs w:val="20"/>
              </w:rPr>
              <w:t>Blocked</w:t>
            </w:r>
            <w:r>
              <w:rPr>
                <w:iCs/>
                <w:sz w:val="20"/>
                <w:szCs w:val="20"/>
              </w:rPr>
              <w:t xml:space="preserve"> Kit Lists by Protocol Window opens</w:t>
            </w:r>
            <w:r w:rsidRPr="00D961B6">
              <w:rPr>
                <w:iCs/>
                <w:sz w:val="20"/>
                <w:szCs w:val="20"/>
              </w:rPr>
              <w:t>.</w:t>
            </w:r>
          </w:p>
          <w:p w14:paraId="12C8DB0B" w14:textId="77777777" w:rsidR="00B633B7" w:rsidRDefault="00B633B7" w:rsidP="00B633B7">
            <w:pPr>
              <w:spacing w:before="40" w:after="40"/>
              <w:rPr>
                <w:iCs/>
                <w:sz w:val="20"/>
                <w:szCs w:val="20"/>
              </w:rPr>
            </w:pPr>
          </w:p>
          <w:p w14:paraId="793B353A" w14:textId="197112F4" w:rsidR="00B633B7" w:rsidRPr="00D961B6" w:rsidRDefault="00B633B7" w:rsidP="00B633B7">
            <w:pPr>
              <w:spacing w:before="40" w:after="40"/>
              <w:rPr>
                <w:sz w:val="20"/>
              </w:rPr>
            </w:pPr>
            <w:r>
              <w:rPr>
                <w:iCs/>
                <w:sz w:val="20"/>
                <w:szCs w:val="20"/>
              </w:rPr>
              <w:t>Refer to Appendix B for Test Evidence.</w:t>
            </w:r>
          </w:p>
        </w:tc>
        <w:tc>
          <w:tcPr>
            <w:tcW w:w="321" w:type="pct"/>
          </w:tcPr>
          <w:p w14:paraId="6F75E322" w14:textId="22EE984F" w:rsidR="00B633B7" w:rsidRPr="00474F52" w:rsidRDefault="00B633B7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73" w:type="pct"/>
          </w:tcPr>
          <w:p w14:paraId="1897934E" w14:textId="2B57C1C7" w:rsidR="00B633B7" w:rsidRPr="00474F52" w:rsidRDefault="0035388E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  <w:tr w:rsidR="00B633B7" w:rsidRPr="00314F48" w14:paraId="74AF42E9" w14:textId="77777777" w:rsidTr="00960375">
        <w:trPr>
          <w:cantSplit/>
        </w:trPr>
        <w:tc>
          <w:tcPr>
            <w:tcW w:w="248" w:type="pct"/>
          </w:tcPr>
          <w:p w14:paraId="7485A7C4" w14:textId="77777777" w:rsidR="00B633B7" w:rsidRPr="00D961B6" w:rsidRDefault="00B633B7" w:rsidP="00B633B7">
            <w:pPr>
              <w:numPr>
                <w:ilvl w:val="0"/>
                <w:numId w:val="36"/>
              </w:numPr>
              <w:spacing w:before="40" w:after="40"/>
              <w:jc w:val="right"/>
              <w:rPr>
                <w:sz w:val="18"/>
                <w:szCs w:val="20"/>
              </w:rPr>
            </w:pPr>
          </w:p>
        </w:tc>
        <w:tc>
          <w:tcPr>
            <w:tcW w:w="1664" w:type="pct"/>
          </w:tcPr>
          <w:p w14:paraId="46820D67" w14:textId="77777777" w:rsidR="00B633B7" w:rsidRPr="00D961B6" w:rsidRDefault="00B633B7" w:rsidP="00B633B7">
            <w:pPr>
              <w:spacing w:before="40" w:after="40"/>
              <w:rPr>
                <w:iCs/>
                <w:sz w:val="20"/>
                <w:szCs w:val="20"/>
              </w:rPr>
            </w:pPr>
            <w:r w:rsidRPr="00D961B6">
              <w:rPr>
                <w:iCs/>
                <w:sz w:val="20"/>
                <w:szCs w:val="20"/>
              </w:rPr>
              <w:t xml:space="preserve">Click the </w:t>
            </w:r>
            <w:r w:rsidRPr="00960375">
              <w:rPr>
                <w:i/>
                <w:iCs/>
                <w:sz w:val="20"/>
                <w:szCs w:val="20"/>
              </w:rPr>
              <w:t>Create List for New Protocol</w:t>
            </w:r>
            <w:r w:rsidRPr="00D961B6">
              <w:rPr>
                <w:iCs/>
                <w:sz w:val="20"/>
                <w:szCs w:val="20"/>
              </w:rPr>
              <w:t xml:space="preserve"> button.</w:t>
            </w:r>
          </w:p>
        </w:tc>
        <w:tc>
          <w:tcPr>
            <w:tcW w:w="1145" w:type="pct"/>
          </w:tcPr>
          <w:p w14:paraId="0649045C" w14:textId="5196B3BD" w:rsidR="00B633B7" w:rsidRPr="00D961B6" w:rsidRDefault="00B633B7" w:rsidP="00B633B7">
            <w:pPr>
              <w:spacing w:before="40" w:after="40"/>
              <w:rPr>
                <w:iCs/>
                <w:sz w:val="20"/>
                <w:szCs w:val="20"/>
              </w:rPr>
            </w:pPr>
            <w:r w:rsidRPr="00D961B6">
              <w:rPr>
                <w:iCs/>
                <w:sz w:val="20"/>
                <w:szCs w:val="20"/>
              </w:rPr>
              <w:t>A Create Blocked Kit List window opened.</w:t>
            </w:r>
          </w:p>
        </w:tc>
        <w:tc>
          <w:tcPr>
            <w:tcW w:w="1249" w:type="pct"/>
          </w:tcPr>
          <w:p w14:paraId="3A38EC07" w14:textId="79ADD84E" w:rsidR="00B633B7" w:rsidRPr="00D961B6" w:rsidRDefault="00B633B7" w:rsidP="00B633B7">
            <w:pPr>
              <w:rPr>
                <w:sz w:val="20"/>
              </w:rPr>
            </w:pPr>
            <w:r w:rsidRPr="00D961B6">
              <w:rPr>
                <w:iCs/>
                <w:sz w:val="20"/>
                <w:szCs w:val="20"/>
              </w:rPr>
              <w:t xml:space="preserve">A </w:t>
            </w:r>
            <w:r>
              <w:rPr>
                <w:iCs/>
                <w:sz w:val="20"/>
                <w:szCs w:val="20"/>
              </w:rPr>
              <w:t>Create Blocked Kit List window opens</w:t>
            </w:r>
            <w:r w:rsidRPr="00D961B6">
              <w:rPr>
                <w:iCs/>
                <w:sz w:val="20"/>
                <w:szCs w:val="20"/>
              </w:rPr>
              <w:t>.</w:t>
            </w:r>
          </w:p>
        </w:tc>
        <w:tc>
          <w:tcPr>
            <w:tcW w:w="321" w:type="pct"/>
          </w:tcPr>
          <w:p w14:paraId="34C3A1A2" w14:textId="3655DD4D" w:rsidR="00B633B7" w:rsidRPr="00474F52" w:rsidRDefault="00B633B7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73" w:type="pct"/>
          </w:tcPr>
          <w:p w14:paraId="501C9C91" w14:textId="1F83AEC4" w:rsidR="00B633B7" w:rsidRPr="00474F52" w:rsidRDefault="0035388E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  <w:tr w:rsidR="00B633B7" w:rsidRPr="00314F48" w14:paraId="4E7F85D6" w14:textId="77777777" w:rsidTr="00960375">
        <w:trPr>
          <w:cantSplit/>
        </w:trPr>
        <w:tc>
          <w:tcPr>
            <w:tcW w:w="248" w:type="pct"/>
          </w:tcPr>
          <w:p w14:paraId="02A6D57E" w14:textId="77777777" w:rsidR="00B633B7" w:rsidRPr="00D961B6" w:rsidDel="0060614E" w:rsidRDefault="00B633B7" w:rsidP="00B633B7">
            <w:pPr>
              <w:numPr>
                <w:ilvl w:val="0"/>
                <w:numId w:val="36"/>
              </w:numPr>
              <w:spacing w:before="40" w:after="40"/>
              <w:jc w:val="right"/>
              <w:rPr>
                <w:sz w:val="18"/>
                <w:szCs w:val="20"/>
              </w:rPr>
            </w:pPr>
          </w:p>
        </w:tc>
        <w:tc>
          <w:tcPr>
            <w:tcW w:w="1664" w:type="pct"/>
          </w:tcPr>
          <w:p w14:paraId="5558E52A" w14:textId="77777777" w:rsidR="00B633B7" w:rsidRPr="00D961B6" w:rsidRDefault="00B633B7" w:rsidP="00B633B7">
            <w:pPr>
              <w:spacing w:before="40" w:after="40"/>
              <w:rPr>
                <w:rFonts w:ascii="Times New Roman" w:hAnsi="Times New Roman"/>
                <w:iCs/>
                <w:sz w:val="20"/>
                <w:szCs w:val="20"/>
              </w:rPr>
            </w:pPr>
            <w:r w:rsidRPr="00D961B6">
              <w:rPr>
                <w:iCs/>
                <w:sz w:val="20"/>
                <w:szCs w:val="20"/>
              </w:rPr>
              <w:t xml:space="preserve">Click on the </w:t>
            </w:r>
            <w:r w:rsidRPr="00960375">
              <w:rPr>
                <w:i/>
                <w:iCs/>
                <w:sz w:val="20"/>
                <w:szCs w:val="20"/>
              </w:rPr>
              <w:t>Back</w:t>
            </w:r>
            <w:r w:rsidRPr="00D961B6">
              <w:rPr>
                <w:iCs/>
                <w:sz w:val="20"/>
                <w:szCs w:val="20"/>
              </w:rPr>
              <w:t xml:space="preserve"> button.</w:t>
            </w:r>
          </w:p>
        </w:tc>
        <w:tc>
          <w:tcPr>
            <w:tcW w:w="1145" w:type="pct"/>
          </w:tcPr>
          <w:p w14:paraId="4E5C6469" w14:textId="1D7A3D18" w:rsidR="00B633B7" w:rsidRPr="00D961B6" w:rsidRDefault="00B633B7" w:rsidP="00B633B7">
            <w:pPr>
              <w:spacing w:before="40" w:after="40"/>
              <w:rPr>
                <w:iCs/>
                <w:sz w:val="20"/>
                <w:szCs w:val="20"/>
              </w:rPr>
            </w:pPr>
            <w:r w:rsidRPr="00D961B6">
              <w:rPr>
                <w:iCs/>
                <w:sz w:val="20"/>
                <w:szCs w:val="20"/>
              </w:rPr>
              <w:t>Blocked Kit Lists by Protocol by Window opened.</w:t>
            </w:r>
          </w:p>
        </w:tc>
        <w:tc>
          <w:tcPr>
            <w:tcW w:w="1249" w:type="pct"/>
          </w:tcPr>
          <w:p w14:paraId="4984ED0E" w14:textId="55CE92A7" w:rsidR="00B633B7" w:rsidRPr="00D961B6" w:rsidRDefault="00B633B7" w:rsidP="00B633B7">
            <w:pPr>
              <w:rPr>
                <w:iCs/>
                <w:sz w:val="20"/>
              </w:rPr>
            </w:pPr>
            <w:r w:rsidRPr="00D961B6">
              <w:rPr>
                <w:iCs/>
                <w:sz w:val="20"/>
                <w:szCs w:val="20"/>
              </w:rPr>
              <w:t>Blocked Ki</w:t>
            </w:r>
            <w:r>
              <w:rPr>
                <w:iCs/>
                <w:sz w:val="20"/>
                <w:szCs w:val="20"/>
              </w:rPr>
              <w:t>t Lists by Protocol by Window opens</w:t>
            </w:r>
            <w:r w:rsidRPr="00D961B6">
              <w:rPr>
                <w:iCs/>
                <w:sz w:val="20"/>
                <w:szCs w:val="20"/>
              </w:rPr>
              <w:t>.</w:t>
            </w:r>
          </w:p>
        </w:tc>
        <w:tc>
          <w:tcPr>
            <w:tcW w:w="321" w:type="pct"/>
          </w:tcPr>
          <w:p w14:paraId="0B8714EB" w14:textId="17179B35" w:rsidR="00B633B7" w:rsidRPr="00474F52" w:rsidRDefault="00B633B7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73" w:type="pct"/>
          </w:tcPr>
          <w:p w14:paraId="583A4540" w14:textId="046759AC" w:rsidR="00B633B7" w:rsidRPr="00474F52" w:rsidRDefault="0035388E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  <w:tr w:rsidR="00B633B7" w:rsidRPr="00314F48" w14:paraId="75612256" w14:textId="77777777" w:rsidTr="00960375">
        <w:trPr>
          <w:cantSplit/>
        </w:trPr>
        <w:tc>
          <w:tcPr>
            <w:tcW w:w="248" w:type="pct"/>
          </w:tcPr>
          <w:p w14:paraId="0D3E3790" w14:textId="77777777" w:rsidR="00B633B7" w:rsidRPr="00D961B6" w:rsidRDefault="00B633B7" w:rsidP="00B633B7">
            <w:pPr>
              <w:numPr>
                <w:ilvl w:val="0"/>
                <w:numId w:val="36"/>
              </w:numPr>
              <w:spacing w:before="40" w:after="40"/>
              <w:jc w:val="right"/>
              <w:rPr>
                <w:sz w:val="18"/>
                <w:szCs w:val="20"/>
              </w:rPr>
            </w:pPr>
          </w:p>
        </w:tc>
        <w:tc>
          <w:tcPr>
            <w:tcW w:w="1664" w:type="pct"/>
          </w:tcPr>
          <w:p w14:paraId="26E65A78" w14:textId="77777777" w:rsidR="00B633B7" w:rsidRPr="00D961B6" w:rsidRDefault="00B633B7" w:rsidP="00B633B7">
            <w:pPr>
              <w:tabs>
                <w:tab w:val="left" w:pos="1560"/>
              </w:tabs>
              <w:rPr>
                <w:sz w:val="20"/>
              </w:rPr>
            </w:pPr>
            <w:r w:rsidRPr="00D961B6">
              <w:rPr>
                <w:sz w:val="20"/>
              </w:rPr>
              <w:t xml:space="preserve">Click on the </w:t>
            </w:r>
            <w:r w:rsidRPr="00960375">
              <w:rPr>
                <w:i/>
                <w:sz w:val="20"/>
              </w:rPr>
              <w:t>Main Menu</w:t>
            </w:r>
            <w:r w:rsidRPr="00D961B6">
              <w:rPr>
                <w:sz w:val="20"/>
              </w:rPr>
              <w:t xml:space="preserve"> button to return to the Main Menu of the Kit Label Database.</w:t>
            </w:r>
          </w:p>
        </w:tc>
        <w:tc>
          <w:tcPr>
            <w:tcW w:w="1145" w:type="pct"/>
          </w:tcPr>
          <w:p w14:paraId="6E29682F" w14:textId="7586769D" w:rsidR="00B633B7" w:rsidRPr="00D961B6" w:rsidRDefault="00B633B7" w:rsidP="00B633B7">
            <w:pPr>
              <w:spacing w:before="40" w:after="40"/>
              <w:rPr>
                <w:iCs/>
                <w:sz w:val="20"/>
                <w:szCs w:val="20"/>
              </w:rPr>
            </w:pPr>
            <w:r w:rsidRPr="00D961B6">
              <w:rPr>
                <w:iCs/>
                <w:sz w:val="20"/>
                <w:szCs w:val="20"/>
              </w:rPr>
              <w:t>User returned to the Main Page.</w:t>
            </w:r>
          </w:p>
        </w:tc>
        <w:tc>
          <w:tcPr>
            <w:tcW w:w="1249" w:type="pct"/>
          </w:tcPr>
          <w:p w14:paraId="458ED4ED" w14:textId="13FCD99F" w:rsidR="00B633B7" w:rsidRPr="00D961B6" w:rsidRDefault="00B633B7" w:rsidP="00B633B7">
            <w:pPr>
              <w:rPr>
                <w:sz w:val="20"/>
              </w:rPr>
            </w:pPr>
            <w:r>
              <w:rPr>
                <w:iCs/>
                <w:sz w:val="20"/>
                <w:szCs w:val="20"/>
              </w:rPr>
              <w:t xml:space="preserve">User </w:t>
            </w:r>
            <w:r w:rsidRPr="00D961B6">
              <w:rPr>
                <w:iCs/>
                <w:sz w:val="20"/>
                <w:szCs w:val="20"/>
              </w:rPr>
              <w:t>return</w:t>
            </w:r>
            <w:r>
              <w:rPr>
                <w:iCs/>
                <w:sz w:val="20"/>
                <w:szCs w:val="20"/>
              </w:rPr>
              <w:t>s</w:t>
            </w:r>
            <w:r w:rsidRPr="00D961B6">
              <w:rPr>
                <w:iCs/>
                <w:sz w:val="20"/>
                <w:szCs w:val="20"/>
              </w:rPr>
              <w:t xml:space="preserve"> to the Main Page.</w:t>
            </w:r>
          </w:p>
        </w:tc>
        <w:tc>
          <w:tcPr>
            <w:tcW w:w="321" w:type="pct"/>
          </w:tcPr>
          <w:p w14:paraId="138B59B3" w14:textId="7FA9F79F" w:rsidR="00B633B7" w:rsidRPr="00474F52" w:rsidRDefault="00B633B7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73" w:type="pct"/>
          </w:tcPr>
          <w:p w14:paraId="63FCD415" w14:textId="5990A74B" w:rsidR="00B633B7" w:rsidRPr="00474F52" w:rsidRDefault="0035388E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</w:tbl>
    <w:p w14:paraId="2A6F2EFC" w14:textId="77777777" w:rsidR="00EE47A8" w:rsidRDefault="00EE47A8" w:rsidP="00EE47A8">
      <w:pPr>
        <w:pStyle w:val="Text"/>
        <w:rPr>
          <w:lang w:eastAsia="ja-JP"/>
        </w:rPr>
      </w:pPr>
    </w:p>
    <w:p w14:paraId="066A4933" w14:textId="77777777" w:rsidR="00F97618" w:rsidRDefault="00F97618" w:rsidP="00D961B6">
      <w:pPr>
        <w:pStyle w:val="Heading2"/>
        <w:sectPr w:rsidR="00F97618" w:rsidSect="00CD2710">
          <w:headerReference w:type="default" r:id="rId20"/>
          <w:footerReference w:type="default" r:id="rId21"/>
          <w:pgSz w:w="16839" w:h="11907" w:orient="landscape" w:code="9"/>
          <w:pgMar w:top="1134" w:right="1588" w:bottom="1134" w:left="1843" w:header="567" w:footer="1327" w:gutter="0"/>
          <w:cols w:space="720"/>
          <w:docGrid w:linePitch="360"/>
        </w:sectPr>
      </w:pPr>
      <w:bookmarkStart w:id="45" w:name="_Subject_Treatment_List"/>
      <w:bookmarkStart w:id="46" w:name="_Toc465673634"/>
      <w:bookmarkStart w:id="47" w:name="_Ref465854350"/>
      <w:bookmarkEnd w:id="45"/>
    </w:p>
    <w:p w14:paraId="3686E03A" w14:textId="77777777" w:rsidR="00EE47A8" w:rsidRPr="00D961B6" w:rsidRDefault="00EE47A8" w:rsidP="00D961B6">
      <w:pPr>
        <w:pStyle w:val="Heading2"/>
        <w:rPr>
          <w:sz w:val="32"/>
        </w:rPr>
      </w:pPr>
      <w:bookmarkStart w:id="48" w:name="_Toc47538650"/>
      <w:bookmarkStart w:id="49" w:name="STL"/>
      <w:r w:rsidRPr="00BD4F96">
        <w:lastRenderedPageBreak/>
        <w:t>Subject Treatment List</w:t>
      </w:r>
      <w:bookmarkEnd w:id="46"/>
      <w:bookmarkEnd w:id="47"/>
      <w:bookmarkEnd w:id="48"/>
    </w:p>
    <w:bookmarkEnd w:id="49"/>
    <w:p w14:paraId="6F54DB79" w14:textId="77777777" w:rsidR="00EE47A8" w:rsidRPr="00EE47A8" w:rsidRDefault="00EE47A8" w:rsidP="00EE47A8">
      <w:r w:rsidRPr="00EE47A8"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EE47A8">
        <w:instrText xml:space="preserve"> FORMCHECKBOX </w:instrText>
      </w:r>
      <w:r w:rsidR="00366CCB">
        <w:fldChar w:fldCharType="separate"/>
      </w:r>
      <w:r w:rsidRPr="00EE47A8">
        <w:fldChar w:fldCharType="end"/>
      </w:r>
      <w:r w:rsidRPr="00EE47A8">
        <w:t xml:space="preserve"> This section is not applicable to this execution. Initial &amp; Date: </w:t>
      </w:r>
      <w:r w:rsidR="001A1733">
        <w:rPr>
          <w:rFonts w:cs="Arial"/>
          <w:iCs/>
          <w:sz w:val="20"/>
        </w:rPr>
        <w:t xml:space="preserve">_______ </w:t>
      </w:r>
    </w:p>
    <w:p w14:paraId="257498F6" w14:textId="77777777" w:rsidR="00EE47A8" w:rsidRPr="00EE47A8" w:rsidRDefault="00EE47A8" w:rsidP="00EE47A8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3251"/>
        <w:gridCol w:w="3250"/>
        <w:gridCol w:w="2931"/>
        <w:gridCol w:w="3966"/>
      </w:tblGrid>
      <w:tr w:rsidR="00EE47A8" w:rsidRPr="00EE47A8" w14:paraId="3655A92F" w14:textId="77777777" w:rsidTr="00D961B6">
        <w:trPr>
          <w:cantSplit/>
          <w:trHeight w:val="461"/>
        </w:trPr>
        <w:tc>
          <w:tcPr>
            <w:tcW w:w="1213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999999" w:fill="D9D9D9"/>
            <w:vAlign w:val="center"/>
          </w:tcPr>
          <w:p w14:paraId="051CCD58" w14:textId="77777777" w:rsidR="00EE47A8" w:rsidRPr="00EE47A8" w:rsidRDefault="00EE47A8" w:rsidP="00EE47A8">
            <w:pPr>
              <w:spacing w:before="40" w:after="40"/>
              <w:rPr>
                <w:b/>
                <w:sz w:val="20"/>
                <w:szCs w:val="20"/>
              </w:rPr>
            </w:pPr>
            <w:r w:rsidRPr="00EE47A8">
              <w:rPr>
                <w:sz w:val="20"/>
                <w:szCs w:val="20"/>
              </w:rPr>
              <w:br w:type="page"/>
            </w:r>
            <w:r w:rsidRPr="00EE47A8">
              <w:rPr>
                <w:b/>
                <w:sz w:val="20"/>
                <w:szCs w:val="20"/>
              </w:rPr>
              <w:t>Test Case Number:</w:t>
            </w:r>
          </w:p>
        </w:tc>
        <w:tc>
          <w:tcPr>
            <w:tcW w:w="12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FE5062" w14:textId="77777777" w:rsidR="00EE47A8" w:rsidRPr="00EE47A8" w:rsidRDefault="00EE47A8" w:rsidP="00EE47A8">
            <w:pPr>
              <w:spacing w:before="40" w:after="40"/>
              <w:rPr>
                <w:sz w:val="20"/>
                <w:szCs w:val="20"/>
              </w:rPr>
            </w:pPr>
            <w:r w:rsidRPr="00EE47A8">
              <w:rPr>
                <w:sz w:val="20"/>
                <w:szCs w:val="20"/>
              </w:rPr>
              <w:t>5</w:t>
            </w:r>
          </w:p>
        </w:tc>
        <w:tc>
          <w:tcPr>
            <w:tcW w:w="10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999999" w:fill="D9D9D9"/>
            <w:vAlign w:val="center"/>
          </w:tcPr>
          <w:p w14:paraId="035E87E9" w14:textId="77777777" w:rsidR="00EE47A8" w:rsidRPr="00EE47A8" w:rsidRDefault="00EE47A8" w:rsidP="00EE47A8">
            <w:pPr>
              <w:spacing w:before="40" w:after="40"/>
              <w:rPr>
                <w:b/>
                <w:sz w:val="20"/>
                <w:szCs w:val="20"/>
              </w:rPr>
            </w:pPr>
            <w:r w:rsidRPr="00EE47A8">
              <w:rPr>
                <w:b/>
                <w:sz w:val="20"/>
                <w:szCs w:val="20"/>
              </w:rPr>
              <w:br w:type="page"/>
              <w:t>Reference Number:</w:t>
            </w:r>
          </w:p>
        </w:tc>
        <w:tc>
          <w:tcPr>
            <w:tcW w:w="14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C90B3FC" w14:textId="42816E61" w:rsidR="00EE47A8" w:rsidRPr="00EE47A8" w:rsidRDefault="00181A6F" w:rsidP="003C0EE3">
            <w:pPr>
              <w:spacing w:before="40" w:after="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FS 8.7</w:t>
            </w:r>
          </w:p>
        </w:tc>
      </w:tr>
    </w:tbl>
    <w:p w14:paraId="0F48335D" w14:textId="77777777" w:rsidR="00EE47A8" w:rsidRPr="00EE47A8" w:rsidRDefault="00EE47A8" w:rsidP="00EE47A8">
      <w:pPr>
        <w:spacing w:after="120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50"/>
        <w:gridCol w:w="10148"/>
      </w:tblGrid>
      <w:tr w:rsidR="00EE47A8" w:rsidRPr="00EE47A8" w14:paraId="0D1C719C" w14:textId="77777777" w:rsidTr="00960375">
        <w:trPr>
          <w:cantSplit/>
          <w:trHeight w:val="454"/>
        </w:trPr>
        <w:tc>
          <w:tcPr>
            <w:tcW w:w="1213" w:type="pct"/>
            <w:tcBorders>
              <w:bottom w:val="single" w:sz="4" w:space="0" w:color="auto"/>
            </w:tcBorders>
            <w:shd w:val="clear" w:color="999999" w:fill="D9D9D9"/>
          </w:tcPr>
          <w:p w14:paraId="5FE72E9B" w14:textId="77777777" w:rsidR="00EE47A8" w:rsidRPr="00EE47A8" w:rsidRDefault="00EE47A8">
            <w:pPr>
              <w:spacing w:before="40" w:after="40"/>
              <w:rPr>
                <w:b/>
                <w:sz w:val="20"/>
                <w:szCs w:val="20"/>
              </w:rPr>
            </w:pPr>
            <w:r w:rsidRPr="00EE47A8">
              <w:rPr>
                <w:b/>
                <w:sz w:val="20"/>
                <w:szCs w:val="20"/>
              </w:rPr>
              <w:t>Test Objective:</w:t>
            </w:r>
          </w:p>
        </w:tc>
        <w:tc>
          <w:tcPr>
            <w:tcW w:w="3787" w:type="pct"/>
            <w:vAlign w:val="center"/>
          </w:tcPr>
          <w:p w14:paraId="42F3D683" w14:textId="77777777" w:rsidR="00EE47A8" w:rsidRPr="00D961B6" w:rsidRDefault="00EE47A8" w:rsidP="00EE47A8">
            <w:pPr>
              <w:numPr>
                <w:ilvl w:val="0"/>
                <w:numId w:val="37"/>
              </w:numPr>
              <w:spacing w:before="40" w:after="40"/>
              <w:rPr>
                <w:sz w:val="20"/>
                <w:szCs w:val="20"/>
              </w:rPr>
            </w:pPr>
            <w:r w:rsidRPr="00D961B6">
              <w:rPr>
                <w:sz w:val="20"/>
                <w:szCs w:val="20"/>
              </w:rPr>
              <w:t>User can view Subject Treatment List.</w:t>
            </w:r>
          </w:p>
          <w:p w14:paraId="1F793024" w14:textId="77777777" w:rsidR="00EE47A8" w:rsidRPr="00D961B6" w:rsidRDefault="00EE47A8" w:rsidP="00EE47A8">
            <w:pPr>
              <w:numPr>
                <w:ilvl w:val="0"/>
                <w:numId w:val="37"/>
              </w:numPr>
              <w:spacing w:before="40" w:after="40"/>
              <w:rPr>
                <w:sz w:val="20"/>
                <w:szCs w:val="20"/>
              </w:rPr>
            </w:pPr>
            <w:r w:rsidRPr="00D961B6">
              <w:rPr>
                <w:sz w:val="20"/>
                <w:szCs w:val="20"/>
              </w:rPr>
              <w:t>User can view details for a specific Subject Treatment List.</w:t>
            </w:r>
          </w:p>
          <w:p w14:paraId="073892AC" w14:textId="77777777" w:rsidR="00EE47A8" w:rsidRPr="00D961B6" w:rsidRDefault="00EE47A8" w:rsidP="00EE47A8">
            <w:pPr>
              <w:numPr>
                <w:ilvl w:val="0"/>
                <w:numId w:val="37"/>
              </w:numPr>
              <w:spacing w:before="40" w:after="40"/>
              <w:rPr>
                <w:sz w:val="20"/>
                <w:szCs w:val="20"/>
              </w:rPr>
            </w:pPr>
            <w:r w:rsidRPr="00D961B6">
              <w:rPr>
                <w:sz w:val="20"/>
                <w:szCs w:val="20"/>
              </w:rPr>
              <w:t>User can open Subject Treatment Lists for the protocol.</w:t>
            </w:r>
          </w:p>
          <w:p w14:paraId="205F8FCD" w14:textId="77777777" w:rsidR="00EE47A8" w:rsidRPr="00EE47A8" w:rsidRDefault="00EE47A8" w:rsidP="00EE47A8">
            <w:pPr>
              <w:numPr>
                <w:ilvl w:val="0"/>
                <w:numId w:val="37"/>
              </w:numPr>
              <w:spacing w:before="40" w:after="40"/>
              <w:rPr>
                <w:szCs w:val="20"/>
              </w:rPr>
            </w:pPr>
            <w:r w:rsidRPr="00D961B6">
              <w:rPr>
                <w:sz w:val="20"/>
                <w:szCs w:val="20"/>
              </w:rPr>
              <w:t>User can access and verify Subject Treatment List files.</w:t>
            </w:r>
          </w:p>
        </w:tc>
      </w:tr>
      <w:tr w:rsidR="00EE47A8" w:rsidRPr="00EE47A8" w14:paraId="1D6BF0D6" w14:textId="77777777" w:rsidTr="00074FD0">
        <w:trPr>
          <w:cantSplit/>
          <w:trHeight w:val="454"/>
        </w:trPr>
        <w:tc>
          <w:tcPr>
            <w:tcW w:w="1213" w:type="pct"/>
            <w:tcBorders>
              <w:top w:val="single" w:sz="4" w:space="0" w:color="auto"/>
            </w:tcBorders>
            <w:shd w:val="clear" w:color="999999" w:fill="D9D9D9"/>
            <w:vAlign w:val="center"/>
          </w:tcPr>
          <w:p w14:paraId="173F21C0" w14:textId="77777777" w:rsidR="00EE47A8" w:rsidRPr="00EE47A8" w:rsidRDefault="00EE47A8" w:rsidP="00EE47A8">
            <w:pPr>
              <w:spacing w:before="40" w:after="40"/>
              <w:rPr>
                <w:b/>
                <w:sz w:val="20"/>
                <w:szCs w:val="20"/>
              </w:rPr>
            </w:pPr>
            <w:r w:rsidRPr="00EE47A8">
              <w:rPr>
                <w:b/>
                <w:sz w:val="20"/>
                <w:szCs w:val="20"/>
              </w:rPr>
              <w:t>Test Case Set-up / Prerequisite:</w:t>
            </w:r>
          </w:p>
        </w:tc>
        <w:tc>
          <w:tcPr>
            <w:tcW w:w="3787" w:type="pct"/>
            <w:vAlign w:val="center"/>
          </w:tcPr>
          <w:p w14:paraId="6BFE7F71" w14:textId="77777777" w:rsidR="00EE47A8" w:rsidRPr="00EE47A8" w:rsidRDefault="00EE47A8" w:rsidP="00EE47A8">
            <w:pPr>
              <w:spacing w:before="40" w:after="40"/>
              <w:rPr>
                <w:sz w:val="20"/>
                <w:szCs w:val="20"/>
              </w:rPr>
            </w:pPr>
            <w:r w:rsidRPr="00EE47A8">
              <w:rPr>
                <w:sz w:val="20"/>
                <w:szCs w:val="20"/>
              </w:rPr>
              <w:t xml:space="preserve">See </w:t>
            </w:r>
            <w:hyperlink w:anchor="_Prerequisites" w:history="1">
              <w:r w:rsidRPr="008845B8">
                <w:rPr>
                  <w:rStyle w:val="Hyperlink"/>
                  <w:sz w:val="20"/>
                  <w:szCs w:val="20"/>
                </w:rPr>
                <w:t>Prerequisites</w:t>
              </w:r>
            </w:hyperlink>
            <w:r w:rsidRPr="00EE47A8">
              <w:rPr>
                <w:sz w:val="20"/>
                <w:szCs w:val="20"/>
              </w:rPr>
              <w:t xml:space="preserve"> section of this document.</w:t>
            </w:r>
          </w:p>
        </w:tc>
      </w:tr>
    </w:tbl>
    <w:p w14:paraId="5103130A" w14:textId="77777777" w:rsidR="00EE47A8" w:rsidRPr="00EE47A8" w:rsidRDefault="00EE47A8" w:rsidP="00EE47A8">
      <w:pPr>
        <w:spacing w:after="120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67"/>
        <w:gridCol w:w="4322"/>
        <w:gridCol w:w="3205"/>
        <w:gridCol w:w="3344"/>
        <w:gridCol w:w="836"/>
        <w:gridCol w:w="1024"/>
      </w:tblGrid>
      <w:tr w:rsidR="003C0EE3" w:rsidRPr="00EE47A8" w14:paraId="1119C317" w14:textId="77777777" w:rsidTr="00714C6C">
        <w:trPr>
          <w:cantSplit/>
          <w:trHeight w:val="454"/>
          <w:tblHeader/>
        </w:trPr>
        <w:tc>
          <w:tcPr>
            <w:tcW w:w="249" w:type="pct"/>
            <w:tcBorders>
              <w:bottom w:val="single" w:sz="4" w:space="0" w:color="auto"/>
              <w:right w:val="single" w:sz="4" w:space="0" w:color="auto"/>
            </w:tcBorders>
            <w:shd w:val="clear" w:color="999999" w:fill="D9D9D9"/>
            <w:vAlign w:val="center"/>
          </w:tcPr>
          <w:p w14:paraId="7DFE438A" w14:textId="77777777" w:rsidR="003C0EE3" w:rsidRPr="00EE47A8" w:rsidRDefault="003C0EE3">
            <w:pPr>
              <w:spacing w:before="40" w:after="40"/>
              <w:rPr>
                <w:b/>
                <w:sz w:val="20"/>
                <w:szCs w:val="20"/>
              </w:rPr>
            </w:pPr>
            <w:r w:rsidRPr="00EE47A8">
              <w:rPr>
                <w:b/>
                <w:sz w:val="20"/>
                <w:szCs w:val="20"/>
              </w:rPr>
              <w:t>Step</w:t>
            </w:r>
          </w:p>
        </w:tc>
        <w:tc>
          <w:tcPr>
            <w:tcW w:w="1613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999999" w:fill="D9D9D9"/>
            <w:vAlign w:val="center"/>
          </w:tcPr>
          <w:p w14:paraId="1E720E54" w14:textId="77777777" w:rsidR="003C0EE3" w:rsidRPr="00EE47A8" w:rsidRDefault="003C0EE3">
            <w:pPr>
              <w:spacing w:before="40" w:after="40"/>
              <w:rPr>
                <w:b/>
                <w:sz w:val="20"/>
                <w:szCs w:val="20"/>
              </w:rPr>
            </w:pPr>
            <w:r w:rsidRPr="00EE47A8">
              <w:rPr>
                <w:b/>
                <w:sz w:val="20"/>
                <w:szCs w:val="20"/>
              </w:rPr>
              <w:t>Instruction</w:t>
            </w:r>
          </w:p>
        </w:tc>
        <w:tc>
          <w:tcPr>
            <w:tcW w:w="119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999999" w:fill="D9D9D9"/>
            <w:vAlign w:val="center"/>
          </w:tcPr>
          <w:p w14:paraId="189C7679" w14:textId="77777777" w:rsidR="003C0EE3" w:rsidRPr="00EE47A8" w:rsidRDefault="003C0EE3">
            <w:pPr>
              <w:spacing w:before="40" w:after="40"/>
              <w:rPr>
                <w:b/>
                <w:sz w:val="20"/>
                <w:szCs w:val="20"/>
              </w:rPr>
            </w:pPr>
            <w:r w:rsidRPr="00EE47A8">
              <w:rPr>
                <w:b/>
                <w:sz w:val="20"/>
                <w:szCs w:val="20"/>
              </w:rPr>
              <w:t>Expected Result</w:t>
            </w:r>
          </w:p>
        </w:tc>
        <w:tc>
          <w:tcPr>
            <w:tcW w:w="124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999999" w:fill="D9D9D9"/>
            <w:vAlign w:val="center"/>
          </w:tcPr>
          <w:p w14:paraId="4579BE26" w14:textId="77777777" w:rsidR="003C0EE3" w:rsidRPr="00EE47A8" w:rsidRDefault="003C0EE3">
            <w:pPr>
              <w:spacing w:before="40" w:after="40"/>
              <w:rPr>
                <w:b/>
                <w:sz w:val="20"/>
                <w:szCs w:val="20"/>
              </w:rPr>
            </w:pPr>
            <w:r w:rsidRPr="00EE47A8">
              <w:rPr>
                <w:b/>
                <w:sz w:val="20"/>
                <w:szCs w:val="20"/>
              </w:rPr>
              <w:t>Actual Result</w:t>
            </w:r>
          </w:p>
        </w:tc>
        <w:tc>
          <w:tcPr>
            <w:tcW w:w="312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999999" w:fill="D9D9D9"/>
          </w:tcPr>
          <w:p w14:paraId="6A808880" w14:textId="77777777" w:rsidR="003C0EE3" w:rsidRDefault="003C0EE3" w:rsidP="00960375">
            <w:pPr>
              <w:spacing w:before="40" w:after="40"/>
              <w:jc w:val="center"/>
              <w:rPr>
                <w:b/>
                <w:sz w:val="20"/>
                <w:szCs w:val="20"/>
              </w:rPr>
            </w:pPr>
            <w:r w:rsidRPr="00EE47A8">
              <w:rPr>
                <w:b/>
                <w:sz w:val="20"/>
                <w:szCs w:val="20"/>
              </w:rPr>
              <w:t>Pass</w:t>
            </w:r>
          </w:p>
          <w:p w14:paraId="60018864" w14:textId="2B200E21" w:rsidR="003C0EE3" w:rsidRPr="00EE47A8" w:rsidRDefault="003C0EE3" w:rsidP="00960375">
            <w:pPr>
              <w:spacing w:before="40" w:after="40"/>
              <w:jc w:val="center"/>
              <w:rPr>
                <w:b/>
                <w:sz w:val="20"/>
                <w:szCs w:val="20"/>
              </w:rPr>
            </w:pPr>
            <w:r w:rsidRPr="00EE47A8">
              <w:rPr>
                <w:b/>
                <w:sz w:val="20"/>
                <w:szCs w:val="20"/>
              </w:rPr>
              <w:t>/</w:t>
            </w:r>
            <w:r w:rsidR="00EF19FB">
              <w:rPr>
                <w:b/>
                <w:sz w:val="20"/>
                <w:szCs w:val="20"/>
              </w:rPr>
              <w:t xml:space="preserve"> </w:t>
            </w:r>
            <w:r w:rsidRPr="00EE47A8">
              <w:rPr>
                <w:b/>
                <w:sz w:val="20"/>
                <w:szCs w:val="20"/>
              </w:rPr>
              <w:t>Fail</w:t>
            </w:r>
          </w:p>
        </w:tc>
        <w:tc>
          <w:tcPr>
            <w:tcW w:w="382" w:type="pct"/>
            <w:tcBorders>
              <w:left w:val="nil"/>
              <w:right w:val="single" w:sz="4" w:space="0" w:color="auto"/>
            </w:tcBorders>
            <w:shd w:val="clear" w:color="999999" w:fill="D9D9D9"/>
          </w:tcPr>
          <w:p w14:paraId="205ED134" w14:textId="77777777" w:rsidR="00EF19FB" w:rsidRDefault="003C0EE3" w:rsidP="00960375">
            <w:pPr>
              <w:spacing w:before="40" w:after="40"/>
              <w:jc w:val="center"/>
              <w:rPr>
                <w:b/>
                <w:sz w:val="20"/>
                <w:szCs w:val="20"/>
              </w:rPr>
            </w:pPr>
            <w:r w:rsidRPr="003C0EE3">
              <w:rPr>
                <w:b/>
                <w:sz w:val="20"/>
                <w:szCs w:val="20"/>
              </w:rPr>
              <w:t>Initial</w:t>
            </w:r>
          </w:p>
          <w:p w14:paraId="35DA41C4" w14:textId="48752965" w:rsidR="003C0EE3" w:rsidRPr="00EE47A8" w:rsidRDefault="003C0EE3" w:rsidP="00960375">
            <w:pPr>
              <w:spacing w:before="40" w:after="40"/>
              <w:jc w:val="center"/>
              <w:rPr>
                <w:b/>
                <w:sz w:val="20"/>
                <w:szCs w:val="20"/>
              </w:rPr>
            </w:pPr>
            <w:r w:rsidRPr="003C0EE3">
              <w:rPr>
                <w:b/>
                <w:sz w:val="20"/>
                <w:szCs w:val="20"/>
              </w:rPr>
              <w:t>/</w:t>
            </w:r>
            <w:r w:rsidR="00EF19FB">
              <w:rPr>
                <w:b/>
                <w:sz w:val="20"/>
                <w:szCs w:val="20"/>
              </w:rPr>
              <w:t xml:space="preserve"> </w:t>
            </w:r>
            <w:r w:rsidRPr="003C0EE3">
              <w:rPr>
                <w:b/>
                <w:sz w:val="20"/>
                <w:szCs w:val="20"/>
              </w:rPr>
              <w:t>Date</w:t>
            </w:r>
          </w:p>
        </w:tc>
      </w:tr>
      <w:tr w:rsidR="00B633B7" w:rsidRPr="00EE47A8" w14:paraId="541E3BC3" w14:textId="77777777" w:rsidTr="00714C6C">
        <w:trPr>
          <w:cantSplit/>
          <w:trHeight w:val="454"/>
        </w:trPr>
        <w:tc>
          <w:tcPr>
            <w:tcW w:w="249" w:type="pct"/>
            <w:tcBorders>
              <w:top w:val="single" w:sz="4" w:space="0" w:color="auto"/>
            </w:tcBorders>
          </w:tcPr>
          <w:p w14:paraId="245DF664" w14:textId="77777777" w:rsidR="00B633B7" w:rsidRPr="00EE47A8" w:rsidRDefault="00B633B7" w:rsidP="00B633B7">
            <w:pPr>
              <w:numPr>
                <w:ilvl w:val="0"/>
                <w:numId w:val="39"/>
              </w:numPr>
              <w:spacing w:before="40" w:after="40"/>
              <w:rPr>
                <w:sz w:val="20"/>
                <w:szCs w:val="20"/>
              </w:rPr>
            </w:pPr>
          </w:p>
        </w:tc>
        <w:tc>
          <w:tcPr>
            <w:tcW w:w="1613" w:type="pct"/>
            <w:tcBorders>
              <w:top w:val="single" w:sz="4" w:space="0" w:color="auto"/>
            </w:tcBorders>
          </w:tcPr>
          <w:p w14:paraId="43C2142C" w14:textId="77777777" w:rsidR="00B633B7" w:rsidRPr="007C3748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7C3748">
              <w:rPr>
                <w:rFonts w:cs="Arial"/>
                <w:iCs/>
                <w:sz w:val="20"/>
                <w:szCs w:val="20"/>
              </w:rPr>
              <w:t xml:space="preserve">Click on the </w:t>
            </w:r>
            <w:r w:rsidRPr="00960375">
              <w:rPr>
                <w:rFonts w:cs="Arial"/>
                <w:i/>
                <w:iCs/>
                <w:sz w:val="20"/>
                <w:szCs w:val="20"/>
              </w:rPr>
              <w:t>Subject Treatment Lists</w:t>
            </w:r>
            <w:r w:rsidRPr="007C3748">
              <w:rPr>
                <w:rFonts w:cs="Arial"/>
                <w:iCs/>
                <w:sz w:val="20"/>
                <w:szCs w:val="20"/>
              </w:rPr>
              <w:t xml:space="preserve"> link.</w:t>
            </w:r>
          </w:p>
        </w:tc>
        <w:tc>
          <w:tcPr>
            <w:tcW w:w="1196" w:type="pct"/>
            <w:tcBorders>
              <w:top w:val="single" w:sz="4" w:space="0" w:color="auto"/>
            </w:tcBorders>
          </w:tcPr>
          <w:p w14:paraId="078CBE85" w14:textId="2332914C" w:rsidR="00B633B7" w:rsidRPr="007C3748" w:rsidRDefault="00B633B7" w:rsidP="00B633B7">
            <w:pPr>
              <w:tabs>
                <w:tab w:val="left" w:pos="5573"/>
              </w:tabs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7C3748">
              <w:rPr>
                <w:rFonts w:cs="Arial"/>
                <w:iCs/>
                <w:sz w:val="20"/>
                <w:szCs w:val="20"/>
              </w:rPr>
              <w:t>Subject Treatment Lists by Protocol screen opened.</w:t>
            </w:r>
            <w:r w:rsidRPr="007C3748">
              <w:rPr>
                <w:rFonts w:cs="Arial"/>
                <w:iCs/>
                <w:sz w:val="20"/>
                <w:szCs w:val="20"/>
              </w:rPr>
              <w:tab/>
            </w:r>
          </w:p>
        </w:tc>
        <w:tc>
          <w:tcPr>
            <w:tcW w:w="1248" w:type="pct"/>
            <w:tcBorders>
              <w:top w:val="single" w:sz="4" w:space="0" w:color="auto"/>
            </w:tcBorders>
          </w:tcPr>
          <w:p w14:paraId="3D75A253" w14:textId="1AB2D0C5" w:rsidR="00B633B7" w:rsidRPr="00D961B6" w:rsidRDefault="00B633B7" w:rsidP="00B633B7">
            <w:pPr>
              <w:spacing w:before="40" w:after="40"/>
              <w:rPr>
                <w:rFonts w:cs="Arial"/>
                <w:sz w:val="20"/>
              </w:rPr>
            </w:pPr>
            <w:r w:rsidRPr="00D961B6">
              <w:rPr>
                <w:rFonts w:cs="Arial"/>
                <w:iCs/>
                <w:sz w:val="20"/>
                <w:szCs w:val="20"/>
              </w:rPr>
              <w:t>Subject Treat</w:t>
            </w:r>
            <w:r>
              <w:rPr>
                <w:rFonts w:cs="Arial"/>
                <w:iCs/>
                <w:sz w:val="20"/>
                <w:szCs w:val="20"/>
              </w:rPr>
              <w:t>ment Lists by Protocol screen opens</w:t>
            </w:r>
            <w:r w:rsidRPr="00D961B6">
              <w:rPr>
                <w:rFonts w:cs="Arial"/>
                <w:iCs/>
                <w:sz w:val="20"/>
                <w:szCs w:val="20"/>
              </w:rPr>
              <w:t>.</w:t>
            </w:r>
          </w:p>
        </w:tc>
        <w:tc>
          <w:tcPr>
            <w:tcW w:w="312" w:type="pct"/>
            <w:tcBorders>
              <w:top w:val="single" w:sz="4" w:space="0" w:color="auto"/>
            </w:tcBorders>
          </w:tcPr>
          <w:p w14:paraId="64E111DB" w14:textId="7D21A192" w:rsidR="00B633B7" w:rsidRPr="00EE47A8" w:rsidRDefault="00B633B7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82" w:type="pct"/>
          </w:tcPr>
          <w:p w14:paraId="2976F83E" w14:textId="7B1ABE66" w:rsidR="00B633B7" w:rsidRPr="00EE47A8" w:rsidRDefault="0035388E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  <w:tr w:rsidR="00B633B7" w:rsidRPr="00EE47A8" w14:paraId="546B0487" w14:textId="77777777" w:rsidTr="00714C6C">
        <w:trPr>
          <w:cantSplit/>
          <w:trHeight w:val="454"/>
        </w:trPr>
        <w:tc>
          <w:tcPr>
            <w:tcW w:w="249" w:type="pct"/>
          </w:tcPr>
          <w:p w14:paraId="26E78E7E" w14:textId="77777777" w:rsidR="00B633B7" w:rsidRPr="00EE47A8" w:rsidRDefault="00B633B7" w:rsidP="00B633B7">
            <w:pPr>
              <w:numPr>
                <w:ilvl w:val="0"/>
                <w:numId w:val="39"/>
              </w:numPr>
              <w:spacing w:before="40" w:after="40"/>
              <w:rPr>
                <w:sz w:val="20"/>
                <w:szCs w:val="20"/>
              </w:rPr>
            </w:pPr>
          </w:p>
        </w:tc>
        <w:tc>
          <w:tcPr>
            <w:tcW w:w="1613" w:type="pct"/>
          </w:tcPr>
          <w:p w14:paraId="1C524BC5" w14:textId="77777777" w:rsidR="00B633B7" w:rsidRPr="007C3748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7C3748">
              <w:rPr>
                <w:rFonts w:cs="Arial"/>
                <w:iCs/>
                <w:sz w:val="20"/>
                <w:szCs w:val="20"/>
              </w:rPr>
              <w:t xml:space="preserve">Using radio button select the approved STL </w:t>
            </w:r>
            <w:r w:rsidRPr="007C3748">
              <w:rPr>
                <w:rFonts w:cs="Arial"/>
                <w:sz w:val="20"/>
                <w:szCs w:val="20"/>
              </w:rPr>
              <w:t xml:space="preserve">&lt;TEST PROTOCOL&gt; </w:t>
            </w:r>
            <w:r w:rsidRPr="007C3748">
              <w:rPr>
                <w:rFonts w:cs="Arial"/>
                <w:iCs/>
                <w:sz w:val="20"/>
                <w:szCs w:val="20"/>
              </w:rPr>
              <w:t>by clicking on the radio button next to it.</w:t>
            </w:r>
          </w:p>
          <w:p w14:paraId="1C318FCC" w14:textId="07B7806C" w:rsidR="00B633B7" w:rsidRPr="007C3748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7C3748">
              <w:rPr>
                <w:rFonts w:cs="Arial"/>
                <w:iCs/>
                <w:sz w:val="20"/>
                <w:szCs w:val="20"/>
              </w:rPr>
              <w:br/>
              <w:t xml:space="preserve">Click </w:t>
            </w:r>
            <w:r w:rsidRPr="00960375">
              <w:rPr>
                <w:rFonts w:cs="Arial"/>
                <w:i/>
                <w:iCs/>
                <w:sz w:val="20"/>
                <w:szCs w:val="20"/>
              </w:rPr>
              <w:t>Download/Transmit</w:t>
            </w:r>
            <w:r w:rsidRPr="007C3748">
              <w:rPr>
                <w:rFonts w:cs="Arial"/>
                <w:iCs/>
                <w:sz w:val="20"/>
                <w:szCs w:val="20"/>
              </w:rPr>
              <w:t xml:space="preserve"> button.</w:t>
            </w:r>
          </w:p>
        </w:tc>
        <w:tc>
          <w:tcPr>
            <w:tcW w:w="1196" w:type="pct"/>
          </w:tcPr>
          <w:p w14:paraId="346646AC" w14:textId="77777777" w:rsidR="00B633B7" w:rsidRPr="007C3748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7C3748">
              <w:rPr>
                <w:rFonts w:cs="Arial"/>
                <w:iCs/>
                <w:sz w:val="20"/>
                <w:szCs w:val="20"/>
              </w:rPr>
              <w:t>Download Subject Treatment List screen is opened.</w:t>
            </w:r>
          </w:p>
        </w:tc>
        <w:tc>
          <w:tcPr>
            <w:tcW w:w="1248" w:type="pct"/>
          </w:tcPr>
          <w:p w14:paraId="52B20BDA" w14:textId="7DAF5A19" w:rsidR="00B633B7" w:rsidRPr="00D961B6" w:rsidRDefault="00B633B7" w:rsidP="00B633B7">
            <w:pPr>
              <w:rPr>
                <w:rFonts w:cs="Arial"/>
                <w:sz w:val="20"/>
              </w:rPr>
            </w:pPr>
            <w:r w:rsidRPr="00D961B6">
              <w:rPr>
                <w:rFonts w:cs="Arial"/>
                <w:iCs/>
                <w:sz w:val="20"/>
                <w:szCs w:val="20"/>
              </w:rPr>
              <w:t xml:space="preserve">Download </w:t>
            </w:r>
            <w:r>
              <w:rPr>
                <w:rFonts w:cs="Arial"/>
                <w:iCs/>
                <w:sz w:val="20"/>
                <w:szCs w:val="20"/>
              </w:rPr>
              <w:t>Subject Treatment List screen</w:t>
            </w:r>
            <w:r w:rsidRPr="00D961B6">
              <w:rPr>
                <w:rFonts w:cs="Arial"/>
                <w:iCs/>
                <w:sz w:val="20"/>
                <w:szCs w:val="20"/>
              </w:rPr>
              <w:t xml:space="preserve"> open</w:t>
            </w:r>
            <w:r>
              <w:rPr>
                <w:rFonts w:cs="Arial"/>
                <w:iCs/>
                <w:sz w:val="20"/>
                <w:szCs w:val="20"/>
              </w:rPr>
              <w:t>s</w:t>
            </w:r>
            <w:r w:rsidRPr="00D961B6">
              <w:rPr>
                <w:rFonts w:cs="Arial"/>
                <w:iCs/>
                <w:sz w:val="20"/>
                <w:szCs w:val="20"/>
              </w:rPr>
              <w:t>.</w:t>
            </w:r>
          </w:p>
        </w:tc>
        <w:tc>
          <w:tcPr>
            <w:tcW w:w="312" w:type="pct"/>
          </w:tcPr>
          <w:p w14:paraId="137D7C18" w14:textId="0E405EB2" w:rsidR="00B633B7" w:rsidRPr="00EE47A8" w:rsidRDefault="00B633B7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82" w:type="pct"/>
          </w:tcPr>
          <w:p w14:paraId="500E6CA6" w14:textId="5010C1CB" w:rsidR="00B633B7" w:rsidRPr="00EE47A8" w:rsidRDefault="0035388E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  <w:tr w:rsidR="00B633B7" w:rsidRPr="00EE47A8" w14:paraId="13ED7AAE" w14:textId="77777777" w:rsidTr="00714C6C">
        <w:trPr>
          <w:cantSplit/>
          <w:trHeight w:val="454"/>
        </w:trPr>
        <w:tc>
          <w:tcPr>
            <w:tcW w:w="249" w:type="pct"/>
          </w:tcPr>
          <w:p w14:paraId="2899A249" w14:textId="77777777" w:rsidR="00B633B7" w:rsidRPr="00EE47A8" w:rsidRDefault="00B633B7" w:rsidP="00B633B7">
            <w:pPr>
              <w:numPr>
                <w:ilvl w:val="0"/>
                <w:numId w:val="39"/>
              </w:numPr>
              <w:spacing w:before="40" w:after="40"/>
              <w:rPr>
                <w:sz w:val="20"/>
                <w:szCs w:val="20"/>
              </w:rPr>
            </w:pPr>
          </w:p>
        </w:tc>
        <w:tc>
          <w:tcPr>
            <w:tcW w:w="1613" w:type="pct"/>
          </w:tcPr>
          <w:p w14:paraId="28F38BEF" w14:textId="4952346F" w:rsidR="00B633B7" w:rsidRPr="007C3748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7C3748">
              <w:rPr>
                <w:rFonts w:cs="Arial"/>
                <w:iCs/>
                <w:sz w:val="20"/>
                <w:szCs w:val="20"/>
              </w:rPr>
              <w:t xml:space="preserve">Click </w:t>
            </w:r>
            <w:r w:rsidRPr="00960375">
              <w:rPr>
                <w:rFonts w:cs="Arial"/>
                <w:i/>
                <w:iCs/>
                <w:sz w:val="20"/>
                <w:szCs w:val="20"/>
              </w:rPr>
              <w:t>Download As CSV</w:t>
            </w:r>
            <w:r w:rsidRPr="007C3748">
              <w:rPr>
                <w:rFonts w:cs="Arial"/>
                <w:iCs/>
                <w:sz w:val="20"/>
                <w:szCs w:val="20"/>
              </w:rPr>
              <w:t xml:space="preserve"> button to download and save the Subject Treatment List. </w:t>
            </w:r>
          </w:p>
        </w:tc>
        <w:tc>
          <w:tcPr>
            <w:tcW w:w="1196" w:type="pct"/>
          </w:tcPr>
          <w:p w14:paraId="224C1942" w14:textId="71B250F3" w:rsidR="00B633B7" w:rsidRPr="007C3748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7C3748">
              <w:rPr>
                <w:rFonts w:cs="Arial"/>
                <w:iCs/>
                <w:sz w:val="20"/>
                <w:szCs w:val="20"/>
              </w:rPr>
              <w:t>The Subject Treatment List file download</w:t>
            </w:r>
            <w:r>
              <w:rPr>
                <w:rFonts w:cs="Arial"/>
                <w:iCs/>
                <w:sz w:val="20"/>
                <w:szCs w:val="20"/>
              </w:rPr>
              <w:t>ed</w:t>
            </w:r>
            <w:r w:rsidRPr="007C3748">
              <w:rPr>
                <w:rFonts w:cs="Arial"/>
                <w:iCs/>
                <w:sz w:val="20"/>
                <w:szCs w:val="20"/>
              </w:rPr>
              <w:t xml:space="preserve"> successfully.</w:t>
            </w:r>
          </w:p>
        </w:tc>
        <w:tc>
          <w:tcPr>
            <w:tcW w:w="1248" w:type="pct"/>
          </w:tcPr>
          <w:p w14:paraId="5C71ACC0" w14:textId="7C0CE359" w:rsidR="00B633B7" w:rsidRPr="00D961B6" w:rsidRDefault="00B633B7" w:rsidP="00B633B7">
            <w:pPr>
              <w:rPr>
                <w:rFonts w:cs="Arial"/>
                <w:sz w:val="20"/>
              </w:rPr>
            </w:pPr>
            <w:r w:rsidRPr="00D961B6">
              <w:rPr>
                <w:rFonts w:cs="Arial"/>
                <w:iCs/>
                <w:sz w:val="20"/>
                <w:szCs w:val="20"/>
              </w:rPr>
              <w:t xml:space="preserve">The Subject Treatment List file </w:t>
            </w:r>
            <w:proofErr w:type="gramStart"/>
            <w:r>
              <w:rPr>
                <w:rFonts w:cs="Arial"/>
                <w:iCs/>
                <w:sz w:val="20"/>
                <w:szCs w:val="20"/>
              </w:rPr>
              <w:t>is downloaded</w:t>
            </w:r>
            <w:proofErr w:type="gramEnd"/>
            <w:r w:rsidRPr="00D961B6">
              <w:rPr>
                <w:rFonts w:cs="Arial"/>
                <w:iCs/>
                <w:sz w:val="20"/>
                <w:szCs w:val="20"/>
              </w:rPr>
              <w:t xml:space="preserve"> successfully.</w:t>
            </w:r>
          </w:p>
        </w:tc>
        <w:tc>
          <w:tcPr>
            <w:tcW w:w="312" w:type="pct"/>
          </w:tcPr>
          <w:p w14:paraId="0FFD2F4C" w14:textId="567D817E" w:rsidR="00B633B7" w:rsidRPr="00EE47A8" w:rsidRDefault="00B633B7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82" w:type="pct"/>
          </w:tcPr>
          <w:p w14:paraId="7F0C3F83" w14:textId="226FF2A3" w:rsidR="00B633B7" w:rsidRPr="00EE47A8" w:rsidRDefault="0035388E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  <w:tr w:rsidR="00B633B7" w:rsidRPr="00EE47A8" w14:paraId="54C55E72" w14:textId="77777777" w:rsidTr="00714C6C">
        <w:trPr>
          <w:cantSplit/>
          <w:trHeight w:val="454"/>
        </w:trPr>
        <w:tc>
          <w:tcPr>
            <w:tcW w:w="249" w:type="pct"/>
          </w:tcPr>
          <w:p w14:paraId="188822E1" w14:textId="77777777" w:rsidR="00B633B7" w:rsidRPr="00EE47A8" w:rsidRDefault="00B633B7" w:rsidP="00B633B7">
            <w:pPr>
              <w:numPr>
                <w:ilvl w:val="0"/>
                <w:numId w:val="39"/>
              </w:numPr>
              <w:spacing w:before="40" w:after="40"/>
              <w:rPr>
                <w:sz w:val="20"/>
                <w:szCs w:val="20"/>
              </w:rPr>
            </w:pPr>
          </w:p>
        </w:tc>
        <w:tc>
          <w:tcPr>
            <w:tcW w:w="1613" w:type="pct"/>
          </w:tcPr>
          <w:p w14:paraId="39AED806" w14:textId="77777777" w:rsidR="00B633B7" w:rsidRPr="00181A6F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bookmarkStart w:id="50" w:name="Point554"/>
            <w:r w:rsidRPr="00181A6F">
              <w:rPr>
                <w:rFonts w:cs="Arial"/>
                <w:iCs/>
                <w:sz w:val="20"/>
                <w:szCs w:val="20"/>
              </w:rPr>
              <w:t>Open the downloaded file and verify that it contains following fields for each Sub Study from the step 3:</w:t>
            </w:r>
          </w:p>
          <w:bookmarkEnd w:id="50"/>
          <w:p w14:paraId="03A22032" w14:textId="77777777" w:rsidR="00B633B7" w:rsidRPr="00181A6F" w:rsidRDefault="00B633B7" w:rsidP="00B633B7">
            <w:pPr>
              <w:numPr>
                <w:ilvl w:val="0"/>
                <w:numId w:val="38"/>
              </w:num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181A6F">
              <w:rPr>
                <w:rFonts w:cs="Arial"/>
                <w:iCs/>
                <w:sz w:val="20"/>
                <w:szCs w:val="20"/>
              </w:rPr>
              <w:t>Protocol Number</w:t>
            </w:r>
          </w:p>
          <w:p w14:paraId="7DB9D29C" w14:textId="77777777" w:rsidR="00B633B7" w:rsidRPr="00181A6F" w:rsidRDefault="00B633B7" w:rsidP="00B633B7">
            <w:pPr>
              <w:numPr>
                <w:ilvl w:val="0"/>
                <w:numId w:val="38"/>
              </w:num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181A6F">
              <w:rPr>
                <w:rFonts w:cs="Arial"/>
                <w:iCs/>
                <w:sz w:val="20"/>
                <w:szCs w:val="20"/>
              </w:rPr>
              <w:t>Abbrev. Protocol Title</w:t>
            </w:r>
          </w:p>
          <w:p w14:paraId="5CD1B091" w14:textId="77777777" w:rsidR="00B633B7" w:rsidRPr="00181A6F" w:rsidRDefault="00B633B7" w:rsidP="00B633B7">
            <w:pPr>
              <w:numPr>
                <w:ilvl w:val="0"/>
                <w:numId w:val="38"/>
              </w:num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181A6F">
              <w:rPr>
                <w:rFonts w:cs="Arial"/>
                <w:iCs/>
                <w:sz w:val="20"/>
                <w:szCs w:val="20"/>
              </w:rPr>
              <w:t>Sub-Study Name</w:t>
            </w:r>
          </w:p>
          <w:p w14:paraId="736F9B4A" w14:textId="77777777" w:rsidR="00B633B7" w:rsidRPr="00181A6F" w:rsidRDefault="00B633B7" w:rsidP="00B633B7">
            <w:pPr>
              <w:numPr>
                <w:ilvl w:val="0"/>
                <w:numId w:val="38"/>
              </w:num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181A6F">
              <w:rPr>
                <w:rFonts w:cs="Arial"/>
                <w:iCs/>
                <w:sz w:val="20"/>
                <w:szCs w:val="20"/>
              </w:rPr>
              <w:t>Approved Date</w:t>
            </w:r>
          </w:p>
          <w:p w14:paraId="1BA56650" w14:textId="77777777" w:rsidR="00B633B7" w:rsidRPr="00181A6F" w:rsidRDefault="00B633B7" w:rsidP="00B633B7">
            <w:pPr>
              <w:numPr>
                <w:ilvl w:val="0"/>
                <w:numId w:val="38"/>
              </w:num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181A6F">
              <w:rPr>
                <w:rFonts w:cs="Arial"/>
                <w:iCs/>
                <w:sz w:val="20"/>
                <w:szCs w:val="20"/>
              </w:rPr>
              <w:t>Site Name</w:t>
            </w:r>
          </w:p>
          <w:p w14:paraId="3352CB6D" w14:textId="77777777" w:rsidR="00B633B7" w:rsidRPr="00181A6F" w:rsidRDefault="00B633B7" w:rsidP="00B633B7">
            <w:pPr>
              <w:numPr>
                <w:ilvl w:val="0"/>
                <w:numId w:val="38"/>
              </w:num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181A6F">
              <w:rPr>
                <w:rFonts w:cs="Arial"/>
                <w:iCs/>
                <w:sz w:val="20"/>
                <w:szCs w:val="20"/>
              </w:rPr>
              <w:t>Cohort Name</w:t>
            </w:r>
          </w:p>
          <w:p w14:paraId="0A52EF90" w14:textId="77777777" w:rsidR="00B633B7" w:rsidRPr="00181A6F" w:rsidRDefault="00B633B7" w:rsidP="00B633B7">
            <w:pPr>
              <w:numPr>
                <w:ilvl w:val="0"/>
                <w:numId w:val="38"/>
              </w:num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181A6F">
              <w:rPr>
                <w:rFonts w:cs="Arial"/>
                <w:iCs/>
                <w:sz w:val="20"/>
                <w:szCs w:val="20"/>
              </w:rPr>
              <w:t>Stratification</w:t>
            </w:r>
          </w:p>
          <w:p w14:paraId="2ABD2E6C" w14:textId="77777777" w:rsidR="00B633B7" w:rsidRPr="00181A6F" w:rsidRDefault="00B633B7" w:rsidP="00B633B7">
            <w:pPr>
              <w:numPr>
                <w:ilvl w:val="0"/>
                <w:numId w:val="38"/>
              </w:num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181A6F">
              <w:rPr>
                <w:rFonts w:cs="Arial"/>
                <w:iCs/>
                <w:sz w:val="20"/>
                <w:szCs w:val="20"/>
              </w:rPr>
              <w:t>Block</w:t>
            </w:r>
          </w:p>
          <w:p w14:paraId="36AAA72C" w14:textId="77777777" w:rsidR="00B633B7" w:rsidRPr="00181A6F" w:rsidRDefault="00B633B7" w:rsidP="00B633B7">
            <w:pPr>
              <w:numPr>
                <w:ilvl w:val="0"/>
                <w:numId w:val="38"/>
              </w:num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181A6F">
              <w:rPr>
                <w:rFonts w:cs="Arial"/>
                <w:iCs/>
                <w:sz w:val="20"/>
                <w:szCs w:val="20"/>
              </w:rPr>
              <w:t>Subject ID</w:t>
            </w:r>
          </w:p>
          <w:p w14:paraId="4BDC16D4" w14:textId="77777777" w:rsidR="00B633B7" w:rsidRPr="00181A6F" w:rsidRDefault="00B633B7" w:rsidP="00B633B7">
            <w:pPr>
              <w:numPr>
                <w:ilvl w:val="0"/>
                <w:numId w:val="38"/>
              </w:num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181A6F">
              <w:rPr>
                <w:rFonts w:cs="Arial"/>
                <w:iCs/>
                <w:sz w:val="20"/>
                <w:szCs w:val="20"/>
              </w:rPr>
              <w:t>Treat. Code</w:t>
            </w:r>
          </w:p>
          <w:p w14:paraId="5564A6AB" w14:textId="77777777" w:rsidR="00B633B7" w:rsidRPr="00181A6F" w:rsidRDefault="00B633B7" w:rsidP="00B633B7">
            <w:pPr>
              <w:numPr>
                <w:ilvl w:val="0"/>
                <w:numId w:val="38"/>
              </w:num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181A6F">
              <w:rPr>
                <w:rFonts w:cs="Arial"/>
                <w:iCs/>
                <w:sz w:val="20"/>
                <w:szCs w:val="20"/>
              </w:rPr>
              <w:t>Treatment Description</w:t>
            </w:r>
          </w:p>
          <w:p w14:paraId="115ADE4B" w14:textId="77777777" w:rsidR="00B633B7" w:rsidRPr="00181A6F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</w:p>
          <w:p w14:paraId="660E937F" w14:textId="77777777" w:rsidR="00B633B7" w:rsidRPr="00181A6F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181A6F">
              <w:rPr>
                <w:rFonts w:cs="Arial"/>
                <w:b/>
                <w:iCs/>
                <w:sz w:val="20"/>
                <w:szCs w:val="20"/>
              </w:rPr>
              <w:t>Note:</w:t>
            </w:r>
            <w:r w:rsidRPr="00181A6F">
              <w:rPr>
                <w:rFonts w:cs="Arial"/>
                <w:iCs/>
                <w:sz w:val="20"/>
                <w:szCs w:val="20"/>
              </w:rPr>
              <w:t xml:space="preserve"> the files may contain 1 or more Replacement Sets.</w:t>
            </w:r>
          </w:p>
          <w:p w14:paraId="583D6E70" w14:textId="77777777" w:rsidR="00B633B7" w:rsidRPr="00181A6F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</w:p>
          <w:p w14:paraId="0B56C9AD" w14:textId="7EBF735A" w:rsidR="00B633B7" w:rsidRPr="00181A6F" w:rsidRDefault="00B633B7" w:rsidP="00B633B7">
            <w:pPr>
              <w:spacing w:before="40" w:after="40"/>
              <w:rPr>
                <w:rFonts w:cs="Arial"/>
                <w:b/>
                <w:iCs/>
                <w:sz w:val="20"/>
                <w:szCs w:val="20"/>
              </w:rPr>
            </w:pPr>
            <w:r w:rsidRPr="00181A6F">
              <w:rPr>
                <w:sz w:val="20"/>
              </w:rPr>
              <w:t xml:space="preserve">Take a </w:t>
            </w:r>
            <w:r w:rsidRPr="00960375">
              <w:rPr>
                <w:b/>
                <w:sz w:val="20"/>
              </w:rPr>
              <w:t xml:space="preserve">screenshot </w:t>
            </w:r>
            <w:r w:rsidRPr="00181A6F">
              <w:rPr>
                <w:sz w:val="20"/>
              </w:rPr>
              <w:t xml:space="preserve">and attach it to </w:t>
            </w:r>
            <w:hyperlink w:anchor="_Appendix_B_–" w:history="1">
              <w:r w:rsidRPr="00AC2E17">
                <w:rPr>
                  <w:rStyle w:val="Hyperlink"/>
                  <w:sz w:val="20"/>
                </w:rPr>
                <w:t>Appendix B</w:t>
              </w:r>
            </w:hyperlink>
            <w:r w:rsidRPr="00181A6F">
              <w:rPr>
                <w:sz w:val="20"/>
              </w:rPr>
              <w:t>.</w:t>
            </w:r>
          </w:p>
        </w:tc>
        <w:tc>
          <w:tcPr>
            <w:tcW w:w="1196" w:type="pct"/>
          </w:tcPr>
          <w:p w14:paraId="1B8395E4" w14:textId="60D8772E" w:rsidR="00B633B7" w:rsidRPr="00181A6F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181A6F">
              <w:rPr>
                <w:rFonts w:cs="Arial"/>
                <w:iCs/>
                <w:sz w:val="20"/>
                <w:szCs w:val="20"/>
              </w:rPr>
              <w:t>File contai</w:t>
            </w:r>
            <w:r>
              <w:rPr>
                <w:rFonts w:cs="Arial"/>
                <w:iCs/>
                <w:sz w:val="20"/>
                <w:szCs w:val="20"/>
              </w:rPr>
              <w:t>ned</w:t>
            </w:r>
            <w:r w:rsidRPr="00181A6F">
              <w:rPr>
                <w:rFonts w:cs="Arial"/>
                <w:iCs/>
                <w:sz w:val="20"/>
                <w:szCs w:val="20"/>
              </w:rPr>
              <w:t xml:space="preserve"> the correct data.</w:t>
            </w:r>
          </w:p>
        </w:tc>
        <w:tc>
          <w:tcPr>
            <w:tcW w:w="1248" w:type="pct"/>
          </w:tcPr>
          <w:p w14:paraId="4375795D" w14:textId="77777777" w:rsidR="00B633B7" w:rsidRDefault="00B633B7" w:rsidP="00B633B7">
            <w:pPr>
              <w:rPr>
                <w:rFonts w:cs="Arial"/>
                <w:iCs/>
                <w:sz w:val="20"/>
                <w:szCs w:val="20"/>
              </w:rPr>
            </w:pPr>
            <w:r>
              <w:rPr>
                <w:rFonts w:cs="Arial"/>
                <w:iCs/>
                <w:sz w:val="20"/>
                <w:szCs w:val="20"/>
              </w:rPr>
              <w:t>File contains</w:t>
            </w:r>
            <w:r w:rsidRPr="00D961B6">
              <w:rPr>
                <w:rFonts w:cs="Arial"/>
                <w:iCs/>
                <w:sz w:val="20"/>
                <w:szCs w:val="20"/>
              </w:rPr>
              <w:t xml:space="preserve"> the correct data</w:t>
            </w:r>
            <w:r>
              <w:rPr>
                <w:rFonts w:cs="Arial"/>
                <w:iCs/>
                <w:sz w:val="20"/>
                <w:szCs w:val="20"/>
              </w:rPr>
              <w:t>.</w:t>
            </w:r>
          </w:p>
          <w:p w14:paraId="0CBDCFF0" w14:textId="77777777" w:rsidR="00B633B7" w:rsidRDefault="00B633B7" w:rsidP="00B633B7">
            <w:pPr>
              <w:rPr>
                <w:rFonts w:cs="Arial"/>
                <w:iCs/>
                <w:sz w:val="20"/>
                <w:szCs w:val="20"/>
              </w:rPr>
            </w:pPr>
          </w:p>
          <w:p w14:paraId="221A0D78" w14:textId="68DED3EC" w:rsidR="00B633B7" w:rsidRPr="00D961B6" w:rsidRDefault="00B633B7" w:rsidP="00B633B7">
            <w:pPr>
              <w:rPr>
                <w:rFonts w:cs="Arial"/>
                <w:sz w:val="20"/>
              </w:rPr>
            </w:pPr>
            <w:r>
              <w:rPr>
                <w:rFonts w:cs="Arial"/>
                <w:iCs/>
                <w:sz w:val="20"/>
                <w:szCs w:val="20"/>
              </w:rPr>
              <w:t>Refer to Appendix B for Test Evidence.</w:t>
            </w:r>
          </w:p>
        </w:tc>
        <w:tc>
          <w:tcPr>
            <w:tcW w:w="312" w:type="pct"/>
          </w:tcPr>
          <w:p w14:paraId="5C836C90" w14:textId="342347D6" w:rsidR="00B633B7" w:rsidRPr="00EE47A8" w:rsidRDefault="00B633B7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82" w:type="pct"/>
          </w:tcPr>
          <w:p w14:paraId="38E8C474" w14:textId="3C5CA726" w:rsidR="00B633B7" w:rsidRPr="00EE47A8" w:rsidRDefault="0035388E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  <w:tr w:rsidR="00B633B7" w:rsidRPr="00EE47A8" w14:paraId="7DB86B74" w14:textId="77777777" w:rsidTr="00714C6C">
        <w:trPr>
          <w:cantSplit/>
          <w:trHeight w:val="454"/>
        </w:trPr>
        <w:tc>
          <w:tcPr>
            <w:tcW w:w="249" w:type="pct"/>
          </w:tcPr>
          <w:p w14:paraId="32C5201E" w14:textId="77777777" w:rsidR="00B633B7" w:rsidRPr="00EE47A8" w:rsidRDefault="00B633B7" w:rsidP="00B633B7">
            <w:pPr>
              <w:numPr>
                <w:ilvl w:val="0"/>
                <w:numId w:val="39"/>
              </w:numPr>
              <w:spacing w:before="40" w:after="40"/>
              <w:rPr>
                <w:sz w:val="20"/>
                <w:szCs w:val="20"/>
              </w:rPr>
            </w:pPr>
          </w:p>
        </w:tc>
        <w:tc>
          <w:tcPr>
            <w:tcW w:w="1613" w:type="pct"/>
          </w:tcPr>
          <w:p w14:paraId="4F6DFD88" w14:textId="527AFD14" w:rsidR="00B633B7" w:rsidRPr="00181A6F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181A6F">
              <w:rPr>
                <w:rFonts w:cs="Arial"/>
                <w:iCs/>
                <w:sz w:val="20"/>
                <w:szCs w:val="20"/>
              </w:rPr>
              <w:t xml:space="preserve">Navigate to Subject Treatment Lists By Protocol. Using radio button select the approved STL </w:t>
            </w:r>
            <w:r w:rsidRPr="00181A6F">
              <w:rPr>
                <w:rFonts w:cs="Arial"/>
                <w:sz w:val="20"/>
                <w:szCs w:val="20"/>
              </w:rPr>
              <w:t>&lt;TEST PROTOCOL&gt;</w:t>
            </w:r>
            <w:r w:rsidRPr="00181A6F">
              <w:rPr>
                <w:rFonts w:cs="Arial"/>
                <w:iCs/>
                <w:sz w:val="20"/>
                <w:szCs w:val="20"/>
              </w:rPr>
              <w:t xml:space="preserve"> by clicking on the radio button next to it.</w:t>
            </w:r>
          </w:p>
          <w:p w14:paraId="49A4340E" w14:textId="77777777" w:rsidR="00B633B7" w:rsidRPr="00181A6F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</w:p>
          <w:p w14:paraId="3B6DDB45" w14:textId="06E73322" w:rsidR="00B633B7" w:rsidRPr="00181A6F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181A6F">
              <w:rPr>
                <w:rFonts w:cs="Arial"/>
                <w:iCs/>
                <w:sz w:val="20"/>
                <w:szCs w:val="20"/>
              </w:rPr>
              <w:t xml:space="preserve">Click </w:t>
            </w:r>
            <w:r w:rsidRPr="00960375">
              <w:rPr>
                <w:rFonts w:cs="Arial"/>
                <w:i/>
                <w:iCs/>
                <w:sz w:val="20"/>
                <w:szCs w:val="20"/>
              </w:rPr>
              <w:t>Download/Transmit</w:t>
            </w:r>
            <w:r w:rsidRPr="00181A6F">
              <w:rPr>
                <w:rFonts w:cs="Arial"/>
                <w:iCs/>
                <w:sz w:val="20"/>
                <w:szCs w:val="20"/>
              </w:rPr>
              <w:t xml:space="preserve"> button.</w:t>
            </w:r>
          </w:p>
          <w:p w14:paraId="0081CC46" w14:textId="77777777" w:rsidR="00B633B7" w:rsidRPr="00181A6F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</w:p>
          <w:p w14:paraId="0E86439E" w14:textId="77777777" w:rsidR="00B633B7" w:rsidRPr="00181A6F" w:rsidRDefault="00B633B7" w:rsidP="00B633B7">
            <w:pPr>
              <w:spacing w:before="40" w:after="40"/>
              <w:rPr>
                <w:rFonts w:cs="Arial"/>
                <w:iCs/>
                <w:sz w:val="20"/>
                <w:szCs w:val="18"/>
              </w:rPr>
            </w:pPr>
            <w:r w:rsidRPr="00181A6F">
              <w:rPr>
                <w:rFonts w:cs="Arial"/>
                <w:b/>
                <w:iCs/>
                <w:sz w:val="20"/>
                <w:szCs w:val="18"/>
              </w:rPr>
              <w:t>Note:</w:t>
            </w:r>
            <w:r w:rsidRPr="00181A6F">
              <w:rPr>
                <w:rFonts w:cs="Arial"/>
                <w:iCs/>
                <w:sz w:val="20"/>
                <w:szCs w:val="18"/>
              </w:rPr>
              <w:t xml:space="preserve"> Tester must be a member of recipient group for this STL test protocol. </w:t>
            </w:r>
          </w:p>
        </w:tc>
        <w:tc>
          <w:tcPr>
            <w:tcW w:w="1196" w:type="pct"/>
          </w:tcPr>
          <w:p w14:paraId="4FDCC1FD" w14:textId="2F0C39DF" w:rsidR="00B633B7" w:rsidRPr="00181A6F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181A6F">
              <w:rPr>
                <w:rFonts w:cs="Arial"/>
                <w:iCs/>
                <w:sz w:val="20"/>
              </w:rPr>
              <w:t>Download</w:t>
            </w:r>
            <w:r>
              <w:rPr>
                <w:rFonts w:cs="Arial"/>
                <w:iCs/>
                <w:sz w:val="20"/>
              </w:rPr>
              <w:t>ed</w:t>
            </w:r>
            <w:r w:rsidRPr="00181A6F">
              <w:rPr>
                <w:rFonts w:cs="Arial"/>
                <w:iCs/>
                <w:sz w:val="20"/>
              </w:rPr>
              <w:t xml:space="preserve"> Subject Treatment List for selected Protocol page </w:t>
            </w:r>
            <w:r>
              <w:rPr>
                <w:rFonts w:cs="Arial"/>
                <w:iCs/>
                <w:sz w:val="20"/>
              </w:rPr>
              <w:t>displayed</w:t>
            </w:r>
            <w:r w:rsidRPr="00181A6F">
              <w:rPr>
                <w:rFonts w:cs="Arial"/>
                <w:iCs/>
                <w:sz w:val="20"/>
              </w:rPr>
              <w:t>.</w:t>
            </w:r>
          </w:p>
        </w:tc>
        <w:tc>
          <w:tcPr>
            <w:tcW w:w="1248" w:type="pct"/>
          </w:tcPr>
          <w:p w14:paraId="630AF816" w14:textId="3FD4B454" w:rsidR="00B633B7" w:rsidRPr="00D961B6" w:rsidRDefault="00B633B7" w:rsidP="00B633B7">
            <w:pPr>
              <w:rPr>
                <w:rFonts w:cs="Arial"/>
                <w:iCs/>
                <w:sz w:val="20"/>
              </w:rPr>
            </w:pPr>
            <w:r w:rsidRPr="00155A3B">
              <w:rPr>
                <w:rFonts w:cs="Arial"/>
                <w:iCs/>
                <w:sz w:val="20"/>
              </w:rPr>
              <w:t xml:space="preserve">Download Subject Treatment List for selected Protocol page </w:t>
            </w:r>
            <w:proofErr w:type="gramStart"/>
            <w:r>
              <w:rPr>
                <w:rFonts w:cs="Arial"/>
                <w:iCs/>
                <w:sz w:val="20"/>
              </w:rPr>
              <w:t>is</w:t>
            </w:r>
            <w:r w:rsidRPr="00155A3B">
              <w:rPr>
                <w:rFonts w:cs="Arial"/>
                <w:iCs/>
                <w:sz w:val="20"/>
              </w:rPr>
              <w:t xml:space="preserve"> </w:t>
            </w:r>
            <w:r>
              <w:rPr>
                <w:rFonts w:cs="Arial"/>
                <w:iCs/>
                <w:sz w:val="20"/>
              </w:rPr>
              <w:t>shown</w:t>
            </w:r>
            <w:proofErr w:type="gramEnd"/>
            <w:r>
              <w:rPr>
                <w:rFonts w:cs="Arial"/>
                <w:iCs/>
                <w:sz w:val="20"/>
              </w:rPr>
              <w:t>.</w:t>
            </w:r>
          </w:p>
        </w:tc>
        <w:tc>
          <w:tcPr>
            <w:tcW w:w="312" w:type="pct"/>
          </w:tcPr>
          <w:p w14:paraId="36DC5F2D" w14:textId="4887BF46" w:rsidR="00B633B7" w:rsidRPr="00EE47A8" w:rsidRDefault="00B633B7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82" w:type="pct"/>
          </w:tcPr>
          <w:p w14:paraId="3F3C0C80" w14:textId="153DD8BF" w:rsidR="00B633B7" w:rsidRPr="00EE47A8" w:rsidRDefault="0035388E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  <w:tr w:rsidR="00B633B7" w:rsidRPr="00EE47A8" w14:paraId="04784E17" w14:textId="77777777" w:rsidTr="00714C6C">
        <w:trPr>
          <w:cantSplit/>
          <w:trHeight w:val="454"/>
        </w:trPr>
        <w:tc>
          <w:tcPr>
            <w:tcW w:w="249" w:type="pct"/>
          </w:tcPr>
          <w:p w14:paraId="26FF42FE" w14:textId="77777777" w:rsidR="00B633B7" w:rsidRPr="00EE47A8" w:rsidRDefault="00B633B7" w:rsidP="00B633B7">
            <w:pPr>
              <w:numPr>
                <w:ilvl w:val="0"/>
                <w:numId w:val="39"/>
              </w:numPr>
              <w:spacing w:before="40" w:after="40"/>
              <w:rPr>
                <w:sz w:val="20"/>
                <w:szCs w:val="20"/>
              </w:rPr>
            </w:pPr>
          </w:p>
        </w:tc>
        <w:tc>
          <w:tcPr>
            <w:tcW w:w="1613" w:type="pct"/>
          </w:tcPr>
          <w:p w14:paraId="29B9DBDF" w14:textId="6BEBD84A" w:rsidR="00B633B7" w:rsidRPr="00181A6F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181A6F">
              <w:rPr>
                <w:rFonts w:cs="Arial"/>
                <w:iCs/>
                <w:sz w:val="20"/>
                <w:szCs w:val="20"/>
              </w:rPr>
              <w:t xml:space="preserve">Click on </w:t>
            </w:r>
            <w:r w:rsidRPr="00960375">
              <w:rPr>
                <w:rFonts w:cs="Arial"/>
                <w:i/>
                <w:iCs/>
                <w:sz w:val="20"/>
                <w:szCs w:val="20"/>
              </w:rPr>
              <w:t>Transmit</w:t>
            </w:r>
            <w:r w:rsidRPr="00181A6F">
              <w:rPr>
                <w:rFonts w:cs="Arial"/>
                <w:iCs/>
                <w:sz w:val="20"/>
                <w:szCs w:val="20"/>
              </w:rPr>
              <w:t xml:space="preserve"> button.</w:t>
            </w:r>
          </w:p>
          <w:p w14:paraId="5A34CC6E" w14:textId="77777777" w:rsidR="00B633B7" w:rsidRPr="00181A6F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</w:p>
        </w:tc>
        <w:tc>
          <w:tcPr>
            <w:tcW w:w="1196" w:type="pct"/>
          </w:tcPr>
          <w:p w14:paraId="369390AC" w14:textId="51A1EE71" w:rsidR="00B633B7" w:rsidRPr="00181A6F" w:rsidDel="00D83B0B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181A6F">
              <w:rPr>
                <w:rFonts w:cs="Arial"/>
                <w:iCs/>
                <w:sz w:val="20"/>
                <w:szCs w:val="20"/>
              </w:rPr>
              <w:t>Message</w:t>
            </w:r>
            <w:r>
              <w:rPr>
                <w:rFonts w:cs="Arial"/>
                <w:iCs/>
                <w:sz w:val="20"/>
                <w:szCs w:val="20"/>
              </w:rPr>
              <w:t xml:space="preserve">: </w:t>
            </w:r>
            <w:r>
              <w:rPr>
                <w:rFonts w:cs="Arial"/>
                <w:iCs/>
                <w:sz w:val="20"/>
                <w:szCs w:val="20"/>
              </w:rPr>
              <w:br/>
              <w:t>“</w:t>
            </w:r>
            <w:r w:rsidRPr="00181A6F">
              <w:rPr>
                <w:rFonts w:cs="Arial"/>
                <w:iCs/>
                <w:sz w:val="20"/>
                <w:szCs w:val="20"/>
              </w:rPr>
              <w:t>Subject Treatment List has been transmitted to recipients as Zip file '</w:t>
            </w:r>
            <w:r w:rsidRPr="00181A6F">
              <w:rPr>
                <w:rFonts w:cs="Arial"/>
                <w:iCs/>
                <w:sz w:val="20"/>
              </w:rPr>
              <w:t>&lt;TEST PROTOCOL_&lt;YYYYMMDD&gt;.zip'</w:t>
            </w:r>
            <w:r>
              <w:rPr>
                <w:rFonts w:cs="Arial"/>
                <w:iCs/>
                <w:sz w:val="20"/>
              </w:rPr>
              <w:t>”</w:t>
            </w:r>
            <w:r w:rsidRPr="00181A6F">
              <w:rPr>
                <w:rFonts w:cs="Arial"/>
                <w:sz w:val="20"/>
                <w:shd w:val="clear" w:color="auto" w:fill="FFFFFF"/>
              </w:rPr>
              <w:t xml:space="preserve"> displayed.</w:t>
            </w:r>
          </w:p>
        </w:tc>
        <w:tc>
          <w:tcPr>
            <w:tcW w:w="1248" w:type="pct"/>
          </w:tcPr>
          <w:p w14:paraId="5621E1DC" w14:textId="5193F891" w:rsidR="00B633B7" w:rsidRPr="00AD6F76" w:rsidRDefault="00B633B7" w:rsidP="0035388E">
            <w:pPr>
              <w:rPr>
                <w:rFonts w:cs="Arial"/>
                <w:iCs/>
                <w:sz w:val="20"/>
                <w:szCs w:val="20"/>
              </w:rPr>
            </w:pPr>
            <w:r w:rsidRPr="008E75D4">
              <w:rPr>
                <w:rFonts w:cs="Arial"/>
                <w:iCs/>
                <w:sz w:val="20"/>
                <w:szCs w:val="20"/>
              </w:rPr>
              <w:t>Message “</w:t>
            </w:r>
            <w:r w:rsidRPr="00C225AE">
              <w:rPr>
                <w:rFonts w:cs="Arial"/>
                <w:iCs/>
                <w:sz w:val="20"/>
                <w:szCs w:val="20"/>
              </w:rPr>
              <w:t>Subject Treatment List has been transmitted to recipie</w:t>
            </w:r>
            <w:r>
              <w:rPr>
                <w:rFonts w:cs="Arial"/>
                <w:iCs/>
                <w:sz w:val="20"/>
                <w:szCs w:val="20"/>
              </w:rPr>
              <w:t xml:space="preserve">nts as Zip </w:t>
            </w:r>
            <w:r w:rsidRPr="00044C1F">
              <w:rPr>
                <w:rFonts w:cs="Arial"/>
                <w:iCs/>
                <w:sz w:val="20"/>
                <w:szCs w:val="20"/>
              </w:rPr>
              <w:t>file</w:t>
            </w:r>
            <w:r w:rsidR="00044C1F" w:rsidRPr="00044C1F">
              <w:rPr>
                <w:rFonts w:cs="Arial"/>
                <w:iCs/>
                <w:sz w:val="20"/>
                <w:szCs w:val="20"/>
              </w:rPr>
              <w:t xml:space="preserve"> </w:t>
            </w:r>
            <w:r w:rsidR="0035388E">
              <w:rPr>
                <w:rFonts w:cs="Arial"/>
                <w:iCs/>
                <w:sz w:val="20"/>
                <w:szCs w:val="20"/>
              </w:rPr>
              <w:t>“</w:t>
            </w:r>
            <w:r w:rsidR="0035388E">
              <w:rPr>
                <w:rFonts w:cs="Arial"/>
                <w:iCs/>
                <w:sz w:val="20"/>
              </w:rPr>
              <w:t>&lt;TEST PROTOCOL_&lt;YYYYMMDD&gt;.zip</w:t>
            </w:r>
            <w:proofErr w:type="gramStart"/>
            <w:r>
              <w:rPr>
                <w:rFonts w:cs="Arial"/>
                <w:sz w:val="20"/>
                <w:shd w:val="clear" w:color="auto" w:fill="FFFFFF"/>
              </w:rPr>
              <w:t>“ is</w:t>
            </w:r>
            <w:proofErr w:type="gramEnd"/>
            <w:r w:rsidRPr="00474F52">
              <w:rPr>
                <w:rFonts w:cs="Arial"/>
                <w:sz w:val="20"/>
                <w:shd w:val="clear" w:color="auto" w:fill="FFFFFF"/>
              </w:rPr>
              <w:t xml:space="preserve"> displayed.</w:t>
            </w:r>
          </w:p>
        </w:tc>
        <w:tc>
          <w:tcPr>
            <w:tcW w:w="312" w:type="pct"/>
          </w:tcPr>
          <w:p w14:paraId="6CE2AAC8" w14:textId="34EA98CF" w:rsidR="00B633B7" w:rsidRPr="00EE47A8" w:rsidRDefault="00B17E9F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Fail</w:t>
            </w:r>
          </w:p>
        </w:tc>
        <w:tc>
          <w:tcPr>
            <w:tcW w:w="382" w:type="pct"/>
          </w:tcPr>
          <w:p w14:paraId="4EBEB025" w14:textId="1C968D1A" w:rsidR="00B633B7" w:rsidRPr="00EE47A8" w:rsidRDefault="0035388E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  <w:tr w:rsidR="00B633B7" w:rsidRPr="00EE47A8" w14:paraId="50BE3697" w14:textId="77777777" w:rsidTr="00714C6C">
        <w:trPr>
          <w:cantSplit/>
          <w:trHeight w:val="454"/>
        </w:trPr>
        <w:tc>
          <w:tcPr>
            <w:tcW w:w="249" w:type="pct"/>
          </w:tcPr>
          <w:p w14:paraId="1658893F" w14:textId="77777777" w:rsidR="00B633B7" w:rsidRPr="00EE47A8" w:rsidRDefault="00B633B7" w:rsidP="00B633B7">
            <w:pPr>
              <w:numPr>
                <w:ilvl w:val="0"/>
                <w:numId w:val="39"/>
              </w:numPr>
              <w:spacing w:before="40" w:after="40"/>
              <w:rPr>
                <w:sz w:val="20"/>
                <w:szCs w:val="20"/>
              </w:rPr>
            </w:pPr>
          </w:p>
        </w:tc>
        <w:tc>
          <w:tcPr>
            <w:tcW w:w="1613" w:type="pct"/>
          </w:tcPr>
          <w:p w14:paraId="5D95F4E6" w14:textId="4C45488E" w:rsidR="00B633B7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bookmarkStart w:id="51" w:name="Point557"/>
            <w:r w:rsidRPr="00181A6F">
              <w:rPr>
                <w:rFonts w:cs="Arial"/>
                <w:iCs/>
                <w:sz w:val="20"/>
                <w:szCs w:val="20"/>
              </w:rPr>
              <w:t xml:space="preserve">Expect an email notification sent to STL test protocol’s recipient inbox. </w:t>
            </w:r>
          </w:p>
          <w:p w14:paraId="67766E25" w14:textId="77777777" w:rsidR="00B633B7" w:rsidRPr="00181A6F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</w:p>
          <w:p w14:paraId="5CE1128A" w14:textId="77777777" w:rsidR="00B633B7" w:rsidRPr="00181A6F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181A6F">
              <w:rPr>
                <w:rFonts w:cs="Arial"/>
                <w:iCs/>
                <w:sz w:val="20"/>
                <w:szCs w:val="20"/>
              </w:rPr>
              <w:t>Email should have a password protected ZIP file attached.</w:t>
            </w:r>
          </w:p>
          <w:bookmarkEnd w:id="51"/>
          <w:p w14:paraId="603F8BC4" w14:textId="72265503" w:rsidR="00B633B7" w:rsidRPr="00181A6F" w:rsidRDefault="00B633B7" w:rsidP="00B633B7">
            <w:pPr>
              <w:spacing w:before="40" w:after="40"/>
              <w:rPr>
                <w:sz w:val="20"/>
                <w:szCs w:val="20"/>
              </w:rPr>
            </w:pPr>
          </w:p>
          <w:p w14:paraId="00E1D9FD" w14:textId="31FC46F6" w:rsidR="00B633B7" w:rsidRPr="00181A6F" w:rsidRDefault="00B633B7" w:rsidP="00B633B7">
            <w:pPr>
              <w:spacing w:before="40" w:after="40"/>
              <w:rPr>
                <w:rFonts w:cs="Arial"/>
                <w:b/>
                <w:iCs/>
                <w:sz w:val="20"/>
                <w:szCs w:val="20"/>
              </w:rPr>
            </w:pPr>
            <w:r w:rsidRPr="00181A6F">
              <w:rPr>
                <w:sz w:val="20"/>
              </w:rPr>
              <w:t xml:space="preserve">Take a </w:t>
            </w:r>
            <w:r w:rsidRPr="00960375">
              <w:rPr>
                <w:b/>
                <w:sz w:val="20"/>
              </w:rPr>
              <w:t>screenshot</w:t>
            </w:r>
            <w:r w:rsidRPr="00181A6F">
              <w:rPr>
                <w:sz w:val="20"/>
              </w:rPr>
              <w:t xml:space="preserve"> and attach it to </w:t>
            </w:r>
            <w:hyperlink w:anchor="_Appendix_B_–" w:history="1">
              <w:r w:rsidRPr="00AC2E17">
                <w:rPr>
                  <w:rStyle w:val="Hyperlink"/>
                  <w:sz w:val="20"/>
                </w:rPr>
                <w:t>Appendix B</w:t>
              </w:r>
            </w:hyperlink>
            <w:r w:rsidRPr="00181A6F">
              <w:rPr>
                <w:sz w:val="20"/>
              </w:rPr>
              <w:t>.</w:t>
            </w:r>
          </w:p>
        </w:tc>
        <w:tc>
          <w:tcPr>
            <w:tcW w:w="1196" w:type="pct"/>
          </w:tcPr>
          <w:p w14:paraId="73747515" w14:textId="43984070" w:rsidR="00B633B7" w:rsidRPr="00181A6F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181A6F">
              <w:rPr>
                <w:rFonts w:cs="Arial"/>
                <w:iCs/>
                <w:sz w:val="20"/>
                <w:szCs w:val="20"/>
              </w:rPr>
              <w:t xml:space="preserve">Email notification with ZIP attachment delivered to STL test protocol’s recipient inbox. </w:t>
            </w:r>
          </w:p>
          <w:p w14:paraId="55BC8CFB" w14:textId="77777777" w:rsidR="00B633B7" w:rsidRPr="00181A6F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</w:p>
        </w:tc>
        <w:tc>
          <w:tcPr>
            <w:tcW w:w="1248" w:type="pct"/>
          </w:tcPr>
          <w:p w14:paraId="5912B21C" w14:textId="77777777" w:rsidR="00B633B7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D961B6">
              <w:rPr>
                <w:rFonts w:cs="Arial"/>
                <w:iCs/>
                <w:sz w:val="20"/>
                <w:szCs w:val="20"/>
              </w:rPr>
              <w:t>Email notification w</w:t>
            </w:r>
            <w:r>
              <w:rPr>
                <w:rFonts w:cs="Arial"/>
                <w:iCs/>
                <w:sz w:val="20"/>
                <w:szCs w:val="20"/>
              </w:rPr>
              <w:t xml:space="preserve">ith ZIP attachment </w:t>
            </w:r>
            <w:proofErr w:type="gramStart"/>
            <w:r>
              <w:rPr>
                <w:rFonts w:cs="Arial"/>
                <w:iCs/>
                <w:sz w:val="20"/>
                <w:szCs w:val="20"/>
              </w:rPr>
              <w:t xml:space="preserve">is </w:t>
            </w:r>
            <w:r w:rsidRPr="00D961B6">
              <w:rPr>
                <w:rFonts w:cs="Arial"/>
                <w:iCs/>
                <w:sz w:val="20"/>
                <w:szCs w:val="20"/>
              </w:rPr>
              <w:t>delivered</w:t>
            </w:r>
            <w:proofErr w:type="gramEnd"/>
            <w:r w:rsidRPr="00D961B6">
              <w:rPr>
                <w:rFonts w:cs="Arial"/>
                <w:iCs/>
                <w:sz w:val="20"/>
                <w:szCs w:val="20"/>
              </w:rPr>
              <w:t xml:space="preserve"> to STL test protocol’s recipient inbox. </w:t>
            </w:r>
          </w:p>
          <w:p w14:paraId="3D47B8DC" w14:textId="77777777" w:rsidR="00B633B7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</w:p>
          <w:p w14:paraId="038B9DDA" w14:textId="77777777" w:rsidR="00B633B7" w:rsidRPr="00D961B6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>
              <w:rPr>
                <w:rFonts w:cs="Arial"/>
                <w:iCs/>
                <w:sz w:val="20"/>
                <w:szCs w:val="20"/>
              </w:rPr>
              <w:t>Refer to Appendix B for Test Evidence.</w:t>
            </w:r>
          </w:p>
          <w:p w14:paraId="3D796335" w14:textId="77777777" w:rsidR="00B633B7" w:rsidRPr="00D961B6" w:rsidRDefault="00B633B7" w:rsidP="00B633B7">
            <w:pPr>
              <w:rPr>
                <w:rFonts w:cs="Arial"/>
                <w:iCs/>
                <w:sz w:val="20"/>
              </w:rPr>
            </w:pPr>
          </w:p>
        </w:tc>
        <w:tc>
          <w:tcPr>
            <w:tcW w:w="312" w:type="pct"/>
          </w:tcPr>
          <w:p w14:paraId="74DFC2EA" w14:textId="3C54B2D5" w:rsidR="00B633B7" w:rsidRPr="00EE47A8" w:rsidRDefault="00B633B7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82" w:type="pct"/>
          </w:tcPr>
          <w:p w14:paraId="474582F8" w14:textId="343A2F35" w:rsidR="00B633B7" w:rsidRPr="00EE47A8" w:rsidRDefault="0035388E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  <w:tr w:rsidR="00B633B7" w:rsidRPr="00EE47A8" w14:paraId="3127D08C" w14:textId="77777777" w:rsidTr="00714C6C">
        <w:trPr>
          <w:cantSplit/>
          <w:trHeight w:val="454"/>
        </w:trPr>
        <w:tc>
          <w:tcPr>
            <w:tcW w:w="249" w:type="pct"/>
          </w:tcPr>
          <w:p w14:paraId="2C41182C" w14:textId="77777777" w:rsidR="00B633B7" w:rsidRPr="00EE47A8" w:rsidRDefault="00B633B7" w:rsidP="00B633B7">
            <w:pPr>
              <w:numPr>
                <w:ilvl w:val="0"/>
                <w:numId w:val="39"/>
              </w:numPr>
              <w:spacing w:before="40" w:after="40"/>
              <w:rPr>
                <w:sz w:val="20"/>
                <w:szCs w:val="20"/>
              </w:rPr>
            </w:pPr>
          </w:p>
        </w:tc>
        <w:tc>
          <w:tcPr>
            <w:tcW w:w="1613" w:type="pct"/>
          </w:tcPr>
          <w:p w14:paraId="5849173D" w14:textId="77777777" w:rsidR="00B633B7" w:rsidRPr="00181A6F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181A6F">
              <w:rPr>
                <w:rFonts w:cs="Arial"/>
                <w:iCs/>
                <w:sz w:val="20"/>
                <w:szCs w:val="20"/>
              </w:rPr>
              <w:t xml:space="preserve">Click </w:t>
            </w:r>
            <w:r w:rsidRPr="00181A6F">
              <w:rPr>
                <w:rFonts w:cs="Arial"/>
                <w:sz w:val="20"/>
                <w:szCs w:val="20"/>
              </w:rPr>
              <w:t xml:space="preserve">on the </w:t>
            </w:r>
            <w:r w:rsidRPr="00960375">
              <w:rPr>
                <w:rFonts w:cs="Arial"/>
                <w:i/>
                <w:sz w:val="20"/>
                <w:szCs w:val="20"/>
              </w:rPr>
              <w:t>Main Menu</w:t>
            </w:r>
            <w:r w:rsidRPr="00181A6F">
              <w:rPr>
                <w:rFonts w:cs="Arial"/>
                <w:sz w:val="20"/>
                <w:szCs w:val="20"/>
              </w:rPr>
              <w:t xml:space="preserve"> button to return to the Main Menu.</w:t>
            </w:r>
          </w:p>
        </w:tc>
        <w:tc>
          <w:tcPr>
            <w:tcW w:w="1196" w:type="pct"/>
          </w:tcPr>
          <w:p w14:paraId="070D7567" w14:textId="42ECD557" w:rsidR="00B633B7" w:rsidRPr="00181A6F" w:rsidRDefault="00B633B7" w:rsidP="00B633B7">
            <w:pPr>
              <w:spacing w:before="40" w:after="40"/>
              <w:rPr>
                <w:rFonts w:cs="Arial"/>
                <w:iCs/>
                <w:sz w:val="20"/>
                <w:szCs w:val="20"/>
              </w:rPr>
            </w:pPr>
            <w:r w:rsidRPr="00181A6F">
              <w:rPr>
                <w:rFonts w:cs="Arial"/>
                <w:iCs/>
                <w:sz w:val="20"/>
                <w:szCs w:val="20"/>
              </w:rPr>
              <w:t>User returned to the Main Page.</w:t>
            </w:r>
          </w:p>
        </w:tc>
        <w:tc>
          <w:tcPr>
            <w:tcW w:w="1248" w:type="pct"/>
          </w:tcPr>
          <w:p w14:paraId="2A5D95A9" w14:textId="116E1A10" w:rsidR="00B633B7" w:rsidRPr="00D961B6" w:rsidRDefault="00B633B7" w:rsidP="00B633B7">
            <w:pPr>
              <w:rPr>
                <w:rFonts w:cs="Arial"/>
                <w:sz w:val="20"/>
              </w:rPr>
            </w:pPr>
            <w:r>
              <w:rPr>
                <w:rFonts w:cs="Arial"/>
                <w:iCs/>
                <w:sz w:val="20"/>
                <w:szCs w:val="20"/>
              </w:rPr>
              <w:t xml:space="preserve">User </w:t>
            </w:r>
            <w:r w:rsidRPr="00D961B6">
              <w:rPr>
                <w:rFonts w:cs="Arial"/>
                <w:iCs/>
                <w:sz w:val="20"/>
                <w:szCs w:val="20"/>
              </w:rPr>
              <w:t>return</w:t>
            </w:r>
            <w:r>
              <w:rPr>
                <w:rFonts w:cs="Arial"/>
                <w:iCs/>
                <w:sz w:val="20"/>
                <w:szCs w:val="20"/>
              </w:rPr>
              <w:t>s</w:t>
            </w:r>
            <w:r w:rsidRPr="00D961B6">
              <w:rPr>
                <w:rFonts w:cs="Arial"/>
                <w:iCs/>
                <w:sz w:val="20"/>
                <w:szCs w:val="20"/>
              </w:rPr>
              <w:t xml:space="preserve"> to the Main Page.</w:t>
            </w:r>
          </w:p>
        </w:tc>
        <w:tc>
          <w:tcPr>
            <w:tcW w:w="312" w:type="pct"/>
          </w:tcPr>
          <w:p w14:paraId="6343326F" w14:textId="185D628F" w:rsidR="00B633B7" w:rsidRPr="00EE47A8" w:rsidRDefault="00B633B7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82" w:type="pct"/>
          </w:tcPr>
          <w:p w14:paraId="23F2B573" w14:textId="0E4A7A18" w:rsidR="00B633B7" w:rsidRPr="00EE47A8" w:rsidRDefault="0035388E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</w:tbl>
    <w:p w14:paraId="5F78678B" w14:textId="77777777" w:rsidR="00EE47A8" w:rsidRDefault="00EE47A8" w:rsidP="00EE47A8">
      <w:pPr>
        <w:pStyle w:val="Text"/>
        <w:rPr>
          <w:lang w:eastAsia="ja-JP"/>
        </w:rPr>
      </w:pPr>
    </w:p>
    <w:p w14:paraId="292933C9" w14:textId="77777777" w:rsidR="00763D06" w:rsidRDefault="00763D06" w:rsidP="00EE47A8">
      <w:pPr>
        <w:pStyle w:val="Text"/>
        <w:rPr>
          <w:lang w:eastAsia="ja-JP"/>
        </w:rPr>
      </w:pPr>
    </w:p>
    <w:p w14:paraId="2CB47C43" w14:textId="1A60471E" w:rsidR="00EE47A8" w:rsidRPr="00F01689" w:rsidRDefault="00287FDF">
      <w:pPr>
        <w:pStyle w:val="Heading2"/>
      </w:pPr>
      <w:bookmarkStart w:id="52" w:name="_Regulatory_Unblinding"/>
      <w:bookmarkEnd w:id="52"/>
      <w:r>
        <w:rPr>
          <w:highlight w:val="lightGray"/>
        </w:rPr>
        <w:br w:type="page"/>
      </w:r>
      <w:bookmarkStart w:id="53" w:name="_Toc465673635"/>
      <w:bookmarkStart w:id="54" w:name="_Ref465854362"/>
      <w:bookmarkStart w:id="55" w:name="_Toc47538651"/>
      <w:proofErr w:type="spellStart"/>
      <w:r w:rsidR="00EE47A8" w:rsidRPr="00F01689">
        <w:lastRenderedPageBreak/>
        <w:t>Unblind</w:t>
      </w:r>
      <w:proofErr w:type="spellEnd"/>
      <w:r w:rsidR="00181A6F">
        <w:t xml:space="preserve"> Subject</w:t>
      </w:r>
      <w:bookmarkEnd w:id="53"/>
      <w:bookmarkEnd w:id="54"/>
      <w:bookmarkEnd w:id="55"/>
    </w:p>
    <w:p w14:paraId="230FF2CE" w14:textId="77777777" w:rsidR="00EE47A8" w:rsidRPr="00EE47A8" w:rsidRDefault="00EE47A8" w:rsidP="00EE47A8">
      <w:r w:rsidRPr="00EE47A8"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EE47A8">
        <w:instrText xml:space="preserve"> FORMCHECKBOX </w:instrText>
      </w:r>
      <w:r w:rsidR="00366CCB">
        <w:fldChar w:fldCharType="separate"/>
      </w:r>
      <w:r w:rsidRPr="00EE47A8">
        <w:fldChar w:fldCharType="end"/>
      </w:r>
      <w:r w:rsidRPr="00EE47A8">
        <w:t xml:space="preserve"> This section is not</w:t>
      </w:r>
      <w:r w:rsidR="00876DD1">
        <w:t xml:space="preserve"> applicable to this execution. </w:t>
      </w:r>
      <w:r w:rsidRPr="00EE47A8">
        <w:t xml:space="preserve">Initial &amp; Date: </w:t>
      </w:r>
      <w:r w:rsidR="001A1733">
        <w:rPr>
          <w:rFonts w:cs="Arial"/>
          <w:iCs/>
          <w:sz w:val="20"/>
        </w:rPr>
        <w:t xml:space="preserve">_______ </w:t>
      </w:r>
    </w:p>
    <w:p w14:paraId="35E281DB" w14:textId="77777777" w:rsidR="00EE47A8" w:rsidRPr="00EE47A8" w:rsidRDefault="00EE47A8" w:rsidP="00EE47A8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3251"/>
        <w:gridCol w:w="3250"/>
        <w:gridCol w:w="2931"/>
        <w:gridCol w:w="3966"/>
      </w:tblGrid>
      <w:tr w:rsidR="00EE47A8" w:rsidRPr="00EE47A8" w14:paraId="4F432238" w14:textId="77777777" w:rsidTr="00D961B6">
        <w:trPr>
          <w:cantSplit/>
          <w:trHeight w:val="461"/>
        </w:trPr>
        <w:tc>
          <w:tcPr>
            <w:tcW w:w="1213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999999" w:fill="D9D9D9"/>
            <w:vAlign w:val="center"/>
          </w:tcPr>
          <w:p w14:paraId="4D9C912A" w14:textId="77777777" w:rsidR="00EE47A8" w:rsidRPr="00EE47A8" w:rsidRDefault="00EE47A8" w:rsidP="00EE47A8">
            <w:pPr>
              <w:spacing w:before="40" w:after="40"/>
              <w:rPr>
                <w:b/>
                <w:sz w:val="20"/>
                <w:szCs w:val="20"/>
              </w:rPr>
            </w:pPr>
            <w:r w:rsidRPr="00EE47A8">
              <w:rPr>
                <w:sz w:val="20"/>
                <w:szCs w:val="20"/>
              </w:rPr>
              <w:br w:type="page"/>
            </w:r>
            <w:r w:rsidRPr="00EE47A8">
              <w:rPr>
                <w:b/>
                <w:sz w:val="20"/>
                <w:szCs w:val="20"/>
              </w:rPr>
              <w:t>Test Case Number:</w:t>
            </w:r>
          </w:p>
        </w:tc>
        <w:tc>
          <w:tcPr>
            <w:tcW w:w="12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79D399" w14:textId="77777777" w:rsidR="00EE47A8" w:rsidRPr="00EE47A8" w:rsidRDefault="00EE47A8" w:rsidP="00EE47A8">
            <w:pPr>
              <w:spacing w:before="40" w:after="40"/>
              <w:rPr>
                <w:sz w:val="20"/>
                <w:szCs w:val="20"/>
              </w:rPr>
            </w:pPr>
            <w:r w:rsidRPr="00EE47A8">
              <w:rPr>
                <w:sz w:val="20"/>
                <w:szCs w:val="20"/>
              </w:rPr>
              <w:t>6</w:t>
            </w:r>
          </w:p>
        </w:tc>
        <w:tc>
          <w:tcPr>
            <w:tcW w:w="10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999999" w:fill="D9D9D9"/>
            <w:vAlign w:val="center"/>
          </w:tcPr>
          <w:p w14:paraId="7EB7582A" w14:textId="77777777" w:rsidR="00EE47A8" w:rsidRPr="00EE47A8" w:rsidRDefault="00EE47A8" w:rsidP="00EE47A8">
            <w:pPr>
              <w:spacing w:before="40" w:after="40"/>
              <w:rPr>
                <w:b/>
                <w:sz w:val="20"/>
                <w:szCs w:val="20"/>
              </w:rPr>
            </w:pPr>
            <w:r w:rsidRPr="00EE47A8">
              <w:rPr>
                <w:b/>
                <w:sz w:val="20"/>
                <w:szCs w:val="20"/>
              </w:rPr>
              <w:br w:type="page"/>
              <w:t>Reference Number:</w:t>
            </w:r>
          </w:p>
        </w:tc>
        <w:tc>
          <w:tcPr>
            <w:tcW w:w="14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5ABE3D51" w14:textId="11DA5C4B" w:rsidR="00EE47A8" w:rsidRPr="00EE47A8" w:rsidRDefault="00181A6F" w:rsidP="00EE47A8">
            <w:pPr>
              <w:spacing w:before="40" w:after="4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FS 9</w:t>
            </w:r>
          </w:p>
        </w:tc>
      </w:tr>
    </w:tbl>
    <w:p w14:paraId="5D84975B" w14:textId="77777777" w:rsidR="00EE47A8" w:rsidRPr="00EE47A8" w:rsidRDefault="00EE47A8" w:rsidP="00EE47A8">
      <w:pPr>
        <w:spacing w:after="120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50"/>
        <w:gridCol w:w="10148"/>
      </w:tblGrid>
      <w:tr w:rsidR="00EE47A8" w:rsidRPr="00EE47A8" w14:paraId="0F463503" w14:textId="77777777" w:rsidTr="00960375">
        <w:trPr>
          <w:cantSplit/>
          <w:trHeight w:val="454"/>
        </w:trPr>
        <w:tc>
          <w:tcPr>
            <w:tcW w:w="1213" w:type="pct"/>
            <w:tcBorders>
              <w:bottom w:val="single" w:sz="4" w:space="0" w:color="auto"/>
            </w:tcBorders>
            <w:shd w:val="clear" w:color="999999" w:fill="D9D9D9"/>
          </w:tcPr>
          <w:p w14:paraId="42AF762B" w14:textId="77777777" w:rsidR="00EE47A8" w:rsidRPr="00EE47A8" w:rsidRDefault="00EE47A8">
            <w:pPr>
              <w:spacing w:before="40" w:after="40"/>
              <w:rPr>
                <w:b/>
                <w:sz w:val="20"/>
                <w:szCs w:val="20"/>
              </w:rPr>
            </w:pPr>
            <w:r w:rsidRPr="00EE47A8">
              <w:rPr>
                <w:b/>
                <w:sz w:val="20"/>
                <w:szCs w:val="20"/>
              </w:rPr>
              <w:t>Test Objective:</w:t>
            </w:r>
          </w:p>
        </w:tc>
        <w:tc>
          <w:tcPr>
            <w:tcW w:w="3787" w:type="pct"/>
            <w:vAlign w:val="center"/>
          </w:tcPr>
          <w:p w14:paraId="60552FFA" w14:textId="77777777" w:rsidR="00EE47A8" w:rsidRPr="00D961B6" w:rsidRDefault="00EE47A8" w:rsidP="00EE47A8">
            <w:pPr>
              <w:numPr>
                <w:ilvl w:val="0"/>
                <w:numId w:val="40"/>
              </w:numPr>
              <w:spacing w:before="40" w:after="40"/>
              <w:rPr>
                <w:sz w:val="20"/>
                <w:szCs w:val="20"/>
              </w:rPr>
            </w:pPr>
            <w:r w:rsidRPr="00D961B6">
              <w:rPr>
                <w:sz w:val="20"/>
                <w:szCs w:val="20"/>
              </w:rPr>
              <w:t xml:space="preserve">User can get access to </w:t>
            </w:r>
            <w:proofErr w:type="spellStart"/>
            <w:r w:rsidRPr="00D961B6">
              <w:rPr>
                <w:sz w:val="20"/>
                <w:szCs w:val="20"/>
              </w:rPr>
              <w:t>Unblind</w:t>
            </w:r>
            <w:proofErr w:type="spellEnd"/>
            <w:r w:rsidRPr="00D961B6">
              <w:rPr>
                <w:sz w:val="20"/>
                <w:szCs w:val="20"/>
              </w:rPr>
              <w:t xml:space="preserve"> Subject.</w:t>
            </w:r>
          </w:p>
          <w:p w14:paraId="3F1E7A4A" w14:textId="77777777" w:rsidR="00EE47A8" w:rsidRPr="00D961B6" w:rsidRDefault="00EE47A8" w:rsidP="00314F48">
            <w:pPr>
              <w:numPr>
                <w:ilvl w:val="0"/>
                <w:numId w:val="40"/>
              </w:numPr>
              <w:spacing w:before="40" w:after="40"/>
              <w:rPr>
                <w:sz w:val="20"/>
                <w:szCs w:val="20"/>
              </w:rPr>
            </w:pPr>
            <w:r w:rsidRPr="00D961B6">
              <w:rPr>
                <w:sz w:val="20"/>
                <w:szCs w:val="20"/>
              </w:rPr>
              <w:t xml:space="preserve">User can see studies on </w:t>
            </w:r>
            <w:proofErr w:type="spellStart"/>
            <w:r w:rsidRPr="00D961B6">
              <w:rPr>
                <w:sz w:val="20"/>
                <w:szCs w:val="20"/>
              </w:rPr>
              <w:t>Unblind</w:t>
            </w:r>
            <w:proofErr w:type="spellEnd"/>
            <w:r w:rsidRPr="00D961B6">
              <w:rPr>
                <w:sz w:val="20"/>
                <w:szCs w:val="20"/>
              </w:rPr>
              <w:t xml:space="preserve"> Subject list.</w:t>
            </w:r>
          </w:p>
        </w:tc>
      </w:tr>
      <w:tr w:rsidR="00EE47A8" w:rsidRPr="00EE47A8" w14:paraId="559ABC1B" w14:textId="77777777" w:rsidTr="00074FD0">
        <w:trPr>
          <w:cantSplit/>
          <w:trHeight w:val="454"/>
        </w:trPr>
        <w:tc>
          <w:tcPr>
            <w:tcW w:w="1213" w:type="pct"/>
            <w:tcBorders>
              <w:top w:val="single" w:sz="4" w:space="0" w:color="auto"/>
            </w:tcBorders>
            <w:shd w:val="clear" w:color="999999" w:fill="D9D9D9"/>
            <w:vAlign w:val="center"/>
          </w:tcPr>
          <w:p w14:paraId="136C7C8C" w14:textId="77777777" w:rsidR="00EE47A8" w:rsidRPr="00EE47A8" w:rsidRDefault="00EE47A8" w:rsidP="00EE47A8">
            <w:pPr>
              <w:spacing w:before="40" w:after="40"/>
              <w:rPr>
                <w:b/>
                <w:sz w:val="20"/>
                <w:szCs w:val="20"/>
              </w:rPr>
            </w:pPr>
            <w:r w:rsidRPr="00EE47A8">
              <w:rPr>
                <w:b/>
                <w:sz w:val="20"/>
                <w:szCs w:val="20"/>
              </w:rPr>
              <w:t>Test Case Set-up / Prerequisite:</w:t>
            </w:r>
          </w:p>
        </w:tc>
        <w:tc>
          <w:tcPr>
            <w:tcW w:w="3787" w:type="pct"/>
            <w:vAlign w:val="center"/>
          </w:tcPr>
          <w:p w14:paraId="43F2D323" w14:textId="77777777" w:rsidR="00EE47A8" w:rsidRPr="00EE47A8" w:rsidRDefault="00EE47A8" w:rsidP="00EE47A8">
            <w:pPr>
              <w:spacing w:before="40" w:after="40"/>
              <w:rPr>
                <w:sz w:val="20"/>
                <w:szCs w:val="20"/>
              </w:rPr>
            </w:pPr>
            <w:r w:rsidRPr="00EE47A8">
              <w:rPr>
                <w:sz w:val="20"/>
                <w:szCs w:val="20"/>
              </w:rPr>
              <w:t>See Prerequisites section of this document.</w:t>
            </w:r>
          </w:p>
        </w:tc>
      </w:tr>
    </w:tbl>
    <w:p w14:paraId="2C2F4235" w14:textId="77777777" w:rsidR="00EE47A8" w:rsidRPr="00EE47A8" w:rsidRDefault="00EE47A8" w:rsidP="00EE47A8">
      <w:pPr>
        <w:spacing w:after="120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67"/>
        <w:gridCol w:w="4137"/>
        <w:gridCol w:w="3387"/>
        <w:gridCol w:w="3347"/>
        <w:gridCol w:w="836"/>
        <w:gridCol w:w="1024"/>
      </w:tblGrid>
      <w:tr w:rsidR="003C0EE3" w:rsidRPr="00EE47A8" w14:paraId="703D3B5A" w14:textId="77777777" w:rsidTr="00714C6C">
        <w:trPr>
          <w:cantSplit/>
          <w:trHeight w:val="454"/>
          <w:tblHeader/>
        </w:trPr>
        <w:tc>
          <w:tcPr>
            <w:tcW w:w="249" w:type="pct"/>
            <w:tcBorders>
              <w:right w:val="single" w:sz="4" w:space="0" w:color="auto"/>
            </w:tcBorders>
            <w:shd w:val="clear" w:color="999999" w:fill="D9D9D9"/>
            <w:vAlign w:val="center"/>
          </w:tcPr>
          <w:p w14:paraId="2C0BC266" w14:textId="77777777" w:rsidR="003C0EE3" w:rsidRPr="00EE47A8" w:rsidRDefault="003C0EE3">
            <w:pPr>
              <w:spacing w:before="40" w:after="40"/>
              <w:rPr>
                <w:b/>
                <w:sz w:val="20"/>
                <w:szCs w:val="20"/>
              </w:rPr>
            </w:pPr>
            <w:r w:rsidRPr="00EE47A8">
              <w:rPr>
                <w:b/>
                <w:sz w:val="20"/>
                <w:szCs w:val="20"/>
              </w:rPr>
              <w:t>Step</w:t>
            </w:r>
          </w:p>
        </w:tc>
        <w:tc>
          <w:tcPr>
            <w:tcW w:w="1544" w:type="pct"/>
            <w:tcBorders>
              <w:left w:val="single" w:sz="4" w:space="0" w:color="auto"/>
              <w:right w:val="single" w:sz="4" w:space="0" w:color="auto"/>
            </w:tcBorders>
            <w:shd w:val="clear" w:color="999999" w:fill="D9D9D9"/>
            <w:vAlign w:val="center"/>
          </w:tcPr>
          <w:p w14:paraId="5A2D800C" w14:textId="77777777" w:rsidR="003C0EE3" w:rsidRPr="00EE47A8" w:rsidRDefault="003C0EE3">
            <w:pPr>
              <w:spacing w:before="40" w:after="40"/>
              <w:rPr>
                <w:b/>
                <w:sz w:val="20"/>
                <w:szCs w:val="20"/>
              </w:rPr>
            </w:pPr>
            <w:r w:rsidRPr="00EE47A8">
              <w:rPr>
                <w:b/>
                <w:sz w:val="20"/>
                <w:szCs w:val="20"/>
              </w:rPr>
              <w:t>Instruction</w:t>
            </w:r>
          </w:p>
        </w:tc>
        <w:tc>
          <w:tcPr>
            <w:tcW w:w="1264" w:type="pct"/>
            <w:tcBorders>
              <w:left w:val="single" w:sz="4" w:space="0" w:color="auto"/>
              <w:right w:val="single" w:sz="4" w:space="0" w:color="auto"/>
            </w:tcBorders>
            <w:shd w:val="clear" w:color="999999" w:fill="D9D9D9"/>
            <w:vAlign w:val="center"/>
          </w:tcPr>
          <w:p w14:paraId="1E9620A8" w14:textId="77777777" w:rsidR="003C0EE3" w:rsidRPr="00EE47A8" w:rsidRDefault="003C0EE3">
            <w:pPr>
              <w:spacing w:before="40" w:after="40"/>
              <w:rPr>
                <w:b/>
                <w:sz w:val="20"/>
                <w:szCs w:val="20"/>
              </w:rPr>
            </w:pPr>
            <w:r w:rsidRPr="00EE47A8">
              <w:rPr>
                <w:b/>
                <w:sz w:val="20"/>
                <w:szCs w:val="20"/>
              </w:rPr>
              <w:t>Expected Result</w:t>
            </w:r>
          </w:p>
        </w:tc>
        <w:tc>
          <w:tcPr>
            <w:tcW w:w="1249" w:type="pct"/>
            <w:tcBorders>
              <w:left w:val="single" w:sz="4" w:space="0" w:color="auto"/>
              <w:right w:val="single" w:sz="4" w:space="0" w:color="auto"/>
            </w:tcBorders>
            <w:shd w:val="clear" w:color="999999" w:fill="D9D9D9"/>
            <w:vAlign w:val="center"/>
          </w:tcPr>
          <w:p w14:paraId="006F8DC6" w14:textId="77777777" w:rsidR="003C0EE3" w:rsidRPr="00EE47A8" w:rsidRDefault="003C0EE3">
            <w:pPr>
              <w:spacing w:before="40" w:after="40"/>
              <w:rPr>
                <w:b/>
                <w:sz w:val="20"/>
                <w:szCs w:val="20"/>
              </w:rPr>
            </w:pPr>
            <w:r w:rsidRPr="00EE47A8">
              <w:rPr>
                <w:b/>
                <w:sz w:val="20"/>
                <w:szCs w:val="20"/>
              </w:rPr>
              <w:t>Actual Result</w:t>
            </w:r>
          </w:p>
        </w:tc>
        <w:tc>
          <w:tcPr>
            <w:tcW w:w="312" w:type="pct"/>
            <w:tcBorders>
              <w:left w:val="single" w:sz="4" w:space="0" w:color="auto"/>
              <w:right w:val="single" w:sz="4" w:space="0" w:color="auto"/>
            </w:tcBorders>
            <w:shd w:val="clear" w:color="999999" w:fill="D9D9D9"/>
          </w:tcPr>
          <w:p w14:paraId="529E9602" w14:textId="77777777" w:rsidR="003C0EE3" w:rsidRPr="00EE47A8" w:rsidRDefault="003C0EE3" w:rsidP="00960375">
            <w:pPr>
              <w:spacing w:before="40" w:after="40"/>
              <w:jc w:val="center"/>
              <w:rPr>
                <w:b/>
                <w:sz w:val="20"/>
                <w:szCs w:val="20"/>
              </w:rPr>
            </w:pPr>
            <w:r w:rsidRPr="00EE47A8">
              <w:rPr>
                <w:b/>
                <w:sz w:val="20"/>
                <w:szCs w:val="20"/>
              </w:rPr>
              <w:t>Pass</w:t>
            </w:r>
          </w:p>
          <w:p w14:paraId="28EDA398" w14:textId="702218D0" w:rsidR="003C0EE3" w:rsidRPr="00EE47A8" w:rsidRDefault="003C0EE3" w:rsidP="00960375">
            <w:pPr>
              <w:spacing w:before="40" w:after="40"/>
              <w:jc w:val="center"/>
              <w:rPr>
                <w:b/>
                <w:sz w:val="20"/>
                <w:szCs w:val="20"/>
              </w:rPr>
            </w:pPr>
            <w:r w:rsidRPr="00EE47A8">
              <w:rPr>
                <w:b/>
                <w:sz w:val="20"/>
                <w:szCs w:val="20"/>
              </w:rPr>
              <w:t>/</w:t>
            </w:r>
            <w:r w:rsidR="00EF19FB">
              <w:rPr>
                <w:b/>
                <w:sz w:val="20"/>
                <w:szCs w:val="20"/>
              </w:rPr>
              <w:t xml:space="preserve"> </w:t>
            </w:r>
            <w:r w:rsidRPr="00EE47A8">
              <w:rPr>
                <w:b/>
                <w:sz w:val="20"/>
                <w:szCs w:val="20"/>
              </w:rPr>
              <w:t>Fail</w:t>
            </w:r>
          </w:p>
        </w:tc>
        <w:tc>
          <w:tcPr>
            <w:tcW w:w="382" w:type="pct"/>
            <w:tcBorders>
              <w:left w:val="nil"/>
              <w:right w:val="single" w:sz="4" w:space="0" w:color="auto"/>
            </w:tcBorders>
            <w:shd w:val="clear" w:color="999999" w:fill="D9D9D9"/>
          </w:tcPr>
          <w:p w14:paraId="60F8E1CE" w14:textId="77777777" w:rsidR="00EF19FB" w:rsidRDefault="003C0EE3" w:rsidP="00960375">
            <w:pPr>
              <w:spacing w:before="40" w:after="40"/>
              <w:jc w:val="center"/>
              <w:rPr>
                <w:b/>
                <w:sz w:val="20"/>
                <w:szCs w:val="20"/>
              </w:rPr>
            </w:pPr>
            <w:r w:rsidRPr="003C0EE3">
              <w:rPr>
                <w:b/>
                <w:sz w:val="20"/>
                <w:szCs w:val="20"/>
              </w:rPr>
              <w:t>Initial</w:t>
            </w:r>
          </w:p>
          <w:p w14:paraId="3FA9CD7E" w14:textId="51C1DDEF" w:rsidR="003C0EE3" w:rsidRPr="00EE47A8" w:rsidRDefault="003C0EE3" w:rsidP="00960375">
            <w:pPr>
              <w:spacing w:before="40" w:after="40"/>
              <w:jc w:val="center"/>
              <w:rPr>
                <w:b/>
                <w:sz w:val="20"/>
                <w:szCs w:val="20"/>
              </w:rPr>
            </w:pPr>
            <w:r w:rsidRPr="003C0EE3">
              <w:rPr>
                <w:b/>
                <w:sz w:val="20"/>
                <w:szCs w:val="20"/>
              </w:rPr>
              <w:t>/</w:t>
            </w:r>
            <w:r w:rsidR="00EF19FB">
              <w:rPr>
                <w:b/>
                <w:sz w:val="20"/>
                <w:szCs w:val="20"/>
              </w:rPr>
              <w:t xml:space="preserve"> </w:t>
            </w:r>
            <w:r w:rsidRPr="003C0EE3">
              <w:rPr>
                <w:b/>
                <w:sz w:val="20"/>
                <w:szCs w:val="20"/>
              </w:rPr>
              <w:t>Date</w:t>
            </w:r>
          </w:p>
        </w:tc>
      </w:tr>
      <w:tr w:rsidR="00B633B7" w:rsidRPr="00EE47A8" w14:paraId="1717E048" w14:textId="77777777" w:rsidTr="00714C6C">
        <w:trPr>
          <w:cantSplit/>
          <w:trHeight w:val="674"/>
        </w:trPr>
        <w:tc>
          <w:tcPr>
            <w:tcW w:w="249" w:type="pct"/>
          </w:tcPr>
          <w:p w14:paraId="781AF111" w14:textId="77777777" w:rsidR="00B633B7" w:rsidRPr="00EE47A8" w:rsidRDefault="00B633B7" w:rsidP="00B633B7">
            <w:pPr>
              <w:numPr>
                <w:ilvl w:val="0"/>
                <w:numId w:val="41"/>
              </w:numPr>
              <w:spacing w:before="40" w:after="40"/>
              <w:jc w:val="right"/>
              <w:rPr>
                <w:sz w:val="20"/>
                <w:szCs w:val="20"/>
              </w:rPr>
            </w:pPr>
          </w:p>
        </w:tc>
        <w:tc>
          <w:tcPr>
            <w:tcW w:w="1544" w:type="pct"/>
          </w:tcPr>
          <w:p w14:paraId="3C9EFF4E" w14:textId="77777777" w:rsidR="00B633B7" w:rsidRPr="00D961B6" w:rsidRDefault="00B633B7" w:rsidP="00B633B7">
            <w:pPr>
              <w:spacing w:before="40" w:after="40"/>
              <w:rPr>
                <w:iCs/>
                <w:sz w:val="20"/>
                <w:szCs w:val="20"/>
              </w:rPr>
            </w:pPr>
            <w:r w:rsidRPr="00D961B6">
              <w:rPr>
                <w:iCs/>
                <w:sz w:val="20"/>
                <w:szCs w:val="20"/>
              </w:rPr>
              <w:t xml:space="preserve">Click on the </w:t>
            </w:r>
            <w:proofErr w:type="spellStart"/>
            <w:r w:rsidRPr="00960375">
              <w:rPr>
                <w:i/>
                <w:iCs/>
                <w:sz w:val="20"/>
                <w:szCs w:val="20"/>
              </w:rPr>
              <w:t>Unblind</w:t>
            </w:r>
            <w:proofErr w:type="spellEnd"/>
            <w:r w:rsidRPr="00960375">
              <w:rPr>
                <w:i/>
                <w:iCs/>
                <w:sz w:val="20"/>
                <w:szCs w:val="20"/>
              </w:rPr>
              <w:t xml:space="preserve"> Subject</w:t>
            </w:r>
            <w:r w:rsidRPr="00D961B6">
              <w:rPr>
                <w:iCs/>
                <w:sz w:val="20"/>
                <w:szCs w:val="20"/>
              </w:rPr>
              <w:t xml:space="preserve"> link.</w:t>
            </w:r>
          </w:p>
          <w:p w14:paraId="3AB51CFE" w14:textId="77777777" w:rsidR="00B633B7" w:rsidRPr="00D961B6" w:rsidRDefault="00B633B7" w:rsidP="00B633B7">
            <w:pPr>
              <w:spacing w:before="40" w:after="40"/>
              <w:rPr>
                <w:iCs/>
                <w:sz w:val="20"/>
                <w:szCs w:val="20"/>
              </w:rPr>
            </w:pPr>
          </w:p>
          <w:p w14:paraId="512604F4" w14:textId="0B0CF040" w:rsidR="00B633B7" w:rsidRPr="00D961B6" w:rsidRDefault="00B633B7" w:rsidP="00B633B7">
            <w:pPr>
              <w:spacing w:before="40" w:after="40"/>
              <w:rPr>
                <w:iCs/>
                <w:sz w:val="20"/>
                <w:szCs w:val="20"/>
              </w:rPr>
            </w:pPr>
            <w:r w:rsidRPr="00D961B6">
              <w:rPr>
                <w:iCs/>
                <w:sz w:val="20"/>
                <w:szCs w:val="20"/>
              </w:rPr>
              <w:t xml:space="preserve">Check box and click </w:t>
            </w:r>
            <w:r w:rsidRPr="00960375">
              <w:rPr>
                <w:i/>
                <w:iCs/>
                <w:sz w:val="20"/>
                <w:szCs w:val="20"/>
              </w:rPr>
              <w:t>I agree</w:t>
            </w:r>
            <w:r w:rsidRPr="00D961B6">
              <w:rPr>
                <w:iCs/>
                <w:sz w:val="20"/>
                <w:szCs w:val="20"/>
              </w:rPr>
              <w:t xml:space="preserve"> button.</w:t>
            </w:r>
          </w:p>
        </w:tc>
        <w:tc>
          <w:tcPr>
            <w:tcW w:w="1264" w:type="pct"/>
          </w:tcPr>
          <w:p w14:paraId="3A98E5D3" w14:textId="5249E557" w:rsidR="00B633B7" w:rsidRPr="00D961B6" w:rsidRDefault="00B633B7" w:rsidP="00B633B7">
            <w:pPr>
              <w:tabs>
                <w:tab w:val="left" w:pos="5573"/>
              </w:tabs>
              <w:spacing w:before="40" w:after="40"/>
              <w:rPr>
                <w:iCs/>
                <w:sz w:val="20"/>
                <w:szCs w:val="20"/>
              </w:rPr>
            </w:pPr>
            <w:proofErr w:type="spellStart"/>
            <w:r w:rsidRPr="00D961B6">
              <w:rPr>
                <w:iCs/>
                <w:sz w:val="20"/>
                <w:szCs w:val="20"/>
              </w:rPr>
              <w:t>Unblind</w:t>
            </w:r>
            <w:proofErr w:type="spellEnd"/>
            <w:r w:rsidRPr="00D961B6">
              <w:rPr>
                <w:iCs/>
                <w:sz w:val="20"/>
                <w:szCs w:val="20"/>
              </w:rPr>
              <w:t xml:space="preserve"> Subject confirmation window </w:t>
            </w:r>
            <w:r>
              <w:rPr>
                <w:iCs/>
                <w:sz w:val="20"/>
                <w:szCs w:val="20"/>
              </w:rPr>
              <w:t>displayed.</w:t>
            </w:r>
          </w:p>
        </w:tc>
        <w:tc>
          <w:tcPr>
            <w:tcW w:w="1249" w:type="pct"/>
          </w:tcPr>
          <w:p w14:paraId="16B599AF" w14:textId="349ED0BF" w:rsidR="00B633B7" w:rsidRPr="009709A1" w:rsidRDefault="00B633B7" w:rsidP="00B633B7">
            <w:pPr>
              <w:spacing w:before="40" w:after="40"/>
              <w:rPr>
                <w:iCs/>
                <w:sz w:val="20"/>
              </w:rPr>
            </w:pPr>
            <w:proofErr w:type="spellStart"/>
            <w:r w:rsidRPr="00D961B6">
              <w:rPr>
                <w:iCs/>
                <w:sz w:val="20"/>
                <w:szCs w:val="20"/>
              </w:rPr>
              <w:t>Unblin</w:t>
            </w:r>
            <w:r>
              <w:rPr>
                <w:iCs/>
                <w:sz w:val="20"/>
                <w:szCs w:val="20"/>
              </w:rPr>
              <w:t>d</w:t>
            </w:r>
            <w:proofErr w:type="spellEnd"/>
            <w:r>
              <w:rPr>
                <w:iCs/>
                <w:sz w:val="20"/>
                <w:szCs w:val="20"/>
              </w:rPr>
              <w:t xml:space="preserve"> Subject confirmation window </w:t>
            </w:r>
            <w:proofErr w:type="gramStart"/>
            <w:r>
              <w:rPr>
                <w:iCs/>
                <w:sz w:val="20"/>
                <w:szCs w:val="20"/>
              </w:rPr>
              <w:t xml:space="preserve">is </w:t>
            </w:r>
            <w:r w:rsidRPr="00D961B6">
              <w:rPr>
                <w:iCs/>
                <w:sz w:val="20"/>
                <w:szCs w:val="20"/>
              </w:rPr>
              <w:t>shown</w:t>
            </w:r>
            <w:proofErr w:type="gramEnd"/>
            <w:r w:rsidRPr="00D961B6">
              <w:rPr>
                <w:iCs/>
                <w:sz w:val="20"/>
                <w:szCs w:val="20"/>
              </w:rPr>
              <w:t>.</w:t>
            </w:r>
          </w:p>
        </w:tc>
        <w:tc>
          <w:tcPr>
            <w:tcW w:w="312" w:type="pct"/>
          </w:tcPr>
          <w:p w14:paraId="4FD593BB" w14:textId="65F2A00F" w:rsidR="00B633B7" w:rsidRPr="00EE47A8" w:rsidRDefault="00B633B7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82" w:type="pct"/>
          </w:tcPr>
          <w:p w14:paraId="4F915FDF" w14:textId="1615D2DD" w:rsidR="00B633B7" w:rsidRPr="00EE47A8" w:rsidRDefault="0035388E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  <w:tr w:rsidR="00B633B7" w:rsidRPr="00EE47A8" w14:paraId="043DD970" w14:textId="77777777" w:rsidTr="00A056E3">
        <w:trPr>
          <w:cantSplit/>
          <w:trHeight w:val="517"/>
        </w:trPr>
        <w:tc>
          <w:tcPr>
            <w:tcW w:w="249" w:type="pct"/>
          </w:tcPr>
          <w:p w14:paraId="0A03DDB6" w14:textId="77777777" w:rsidR="00B633B7" w:rsidRPr="00EE47A8" w:rsidRDefault="00B633B7" w:rsidP="00B633B7">
            <w:pPr>
              <w:numPr>
                <w:ilvl w:val="0"/>
                <w:numId w:val="41"/>
              </w:numPr>
              <w:spacing w:before="40" w:after="40"/>
              <w:jc w:val="right"/>
              <w:rPr>
                <w:sz w:val="20"/>
                <w:szCs w:val="20"/>
              </w:rPr>
            </w:pPr>
          </w:p>
        </w:tc>
        <w:tc>
          <w:tcPr>
            <w:tcW w:w="1544" w:type="pct"/>
          </w:tcPr>
          <w:p w14:paraId="515D4165" w14:textId="77777777" w:rsidR="00B633B7" w:rsidRPr="00D961B6" w:rsidRDefault="00B633B7" w:rsidP="00B633B7">
            <w:pPr>
              <w:spacing w:before="40" w:after="40"/>
              <w:rPr>
                <w:iCs/>
                <w:sz w:val="20"/>
                <w:szCs w:val="20"/>
              </w:rPr>
            </w:pPr>
            <w:r w:rsidRPr="00D961B6">
              <w:rPr>
                <w:iCs/>
                <w:sz w:val="20"/>
                <w:szCs w:val="20"/>
              </w:rPr>
              <w:t>Click on one of the protocols from the list.</w:t>
            </w:r>
          </w:p>
        </w:tc>
        <w:tc>
          <w:tcPr>
            <w:tcW w:w="1264" w:type="pct"/>
          </w:tcPr>
          <w:p w14:paraId="01A294F7" w14:textId="7F7FDCAC" w:rsidR="00B633B7" w:rsidRPr="00D961B6" w:rsidRDefault="00B633B7" w:rsidP="00B633B7">
            <w:pPr>
              <w:spacing w:before="40" w:after="40"/>
              <w:rPr>
                <w:iCs/>
                <w:sz w:val="20"/>
                <w:szCs w:val="20"/>
              </w:rPr>
            </w:pPr>
            <w:r w:rsidRPr="00D961B6">
              <w:rPr>
                <w:iCs/>
                <w:sz w:val="20"/>
                <w:szCs w:val="20"/>
              </w:rPr>
              <w:t>Protocol selected successfully.</w:t>
            </w:r>
          </w:p>
        </w:tc>
        <w:tc>
          <w:tcPr>
            <w:tcW w:w="1249" w:type="pct"/>
          </w:tcPr>
          <w:p w14:paraId="55396FF7" w14:textId="5DC94182" w:rsidR="00B633B7" w:rsidRPr="00D961B6" w:rsidRDefault="00B633B7" w:rsidP="00B633B7">
            <w:pPr>
              <w:rPr>
                <w:sz w:val="20"/>
              </w:rPr>
            </w:pPr>
            <w:r>
              <w:rPr>
                <w:iCs/>
                <w:sz w:val="20"/>
                <w:szCs w:val="20"/>
              </w:rPr>
              <w:t xml:space="preserve">Protocol </w:t>
            </w:r>
            <w:proofErr w:type="gramStart"/>
            <w:r>
              <w:rPr>
                <w:iCs/>
                <w:sz w:val="20"/>
                <w:szCs w:val="20"/>
              </w:rPr>
              <w:t xml:space="preserve">is </w:t>
            </w:r>
            <w:r w:rsidRPr="00D961B6">
              <w:rPr>
                <w:iCs/>
                <w:sz w:val="20"/>
                <w:szCs w:val="20"/>
              </w:rPr>
              <w:t>selected</w:t>
            </w:r>
            <w:proofErr w:type="gramEnd"/>
            <w:r w:rsidRPr="00D961B6">
              <w:rPr>
                <w:iCs/>
                <w:sz w:val="20"/>
                <w:szCs w:val="20"/>
              </w:rPr>
              <w:t xml:space="preserve"> successfully.</w:t>
            </w:r>
          </w:p>
        </w:tc>
        <w:tc>
          <w:tcPr>
            <w:tcW w:w="312" w:type="pct"/>
          </w:tcPr>
          <w:p w14:paraId="17894554" w14:textId="27F33B63" w:rsidR="00B633B7" w:rsidRPr="00EE47A8" w:rsidRDefault="00B633B7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82" w:type="pct"/>
          </w:tcPr>
          <w:p w14:paraId="08356A5B" w14:textId="6BFA973D" w:rsidR="00B633B7" w:rsidRPr="00EE47A8" w:rsidRDefault="0035388E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  <w:tr w:rsidR="00B633B7" w:rsidRPr="00EE47A8" w14:paraId="03171277" w14:textId="77777777" w:rsidTr="00A056E3">
        <w:trPr>
          <w:cantSplit/>
          <w:trHeight w:val="623"/>
        </w:trPr>
        <w:tc>
          <w:tcPr>
            <w:tcW w:w="249" w:type="pct"/>
          </w:tcPr>
          <w:p w14:paraId="53CB4FE3" w14:textId="77777777" w:rsidR="00B633B7" w:rsidRPr="00EE47A8" w:rsidRDefault="00B633B7" w:rsidP="00B633B7">
            <w:pPr>
              <w:numPr>
                <w:ilvl w:val="0"/>
                <w:numId w:val="41"/>
              </w:numPr>
              <w:spacing w:before="40" w:after="40"/>
              <w:jc w:val="right"/>
              <w:rPr>
                <w:sz w:val="20"/>
                <w:szCs w:val="20"/>
              </w:rPr>
            </w:pPr>
          </w:p>
        </w:tc>
        <w:tc>
          <w:tcPr>
            <w:tcW w:w="1544" w:type="pct"/>
          </w:tcPr>
          <w:p w14:paraId="39C4AC21" w14:textId="77777777" w:rsidR="00B633B7" w:rsidRPr="00D961B6" w:rsidRDefault="00B633B7" w:rsidP="00B633B7">
            <w:pPr>
              <w:spacing w:before="40" w:after="40"/>
              <w:rPr>
                <w:iCs/>
                <w:sz w:val="20"/>
                <w:szCs w:val="20"/>
              </w:rPr>
            </w:pPr>
            <w:r w:rsidRPr="00D961B6">
              <w:rPr>
                <w:sz w:val="20"/>
                <w:szCs w:val="20"/>
              </w:rPr>
              <w:t xml:space="preserve">Click on the </w:t>
            </w:r>
            <w:r w:rsidRPr="00960375">
              <w:rPr>
                <w:i/>
                <w:sz w:val="20"/>
                <w:szCs w:val="20"/>
              </w:rPr>
              <w:t>Main Menu</w:t>
            </w:r>
            <w:r w:rsidRPr="00D961B6">
              <w:rPr>
                <w:sz w:val="20"/>
                <w:szCs w:val="20"/>
              </w:rPr>
              <w:t xml:space="preserve"> button to return to the Main Menu of the Kit Label Database.</w:t>
            </w:r>
          </w:p>
        </w:tc>
        <w:tc>
          <w:tcPr>
            <w:tcW w:w="1264" w:type="pct"/>
          </w:tcPr>
          <w:p w14:paraId="490C40B5" w14:textId="6741B2D6" w:rsidR="00B633B7" w:rsidRPr="00D961B6" w:rsidRDefault="00B633B7" w:rsidP="00B633B7">
            <w:pPr>
              <w:spacing w:before="40" w:after="40"/>
              <w:rPr>
                <w:iCs/>
                <w:sz w:val="20"/>
                <w:szCs w:val="20"/>
              </w:rPr>
            </w:pPr>
            <w:r w:rsidRPr="00D961B6">
              <w:rPr>
                <w:iCs/>
                <w:sz w:val="20"/>
                <w:szCs w:val="20"/>
              </w:rPr>
              <w:t>User returned to the Main Page.</w:t>
            </w:r>
          </w:p>
        </w:tc>
        <w:tc>
          <w:tcPr>
            <w:tcW w:w="1249" w:type="pct"/>
          </w:tcPr>
          <w:p w14:paraId="761B4DF8" w14:textId="2C103F4A" w:rsidR="00B633B7" w:rsidRPr="00D961B6" w:rsidRDefault="00B633B7" w:rsidP="00B633B7">
            <w:pPr>
              <w:rPr>
                <w:sz w:val="20"/>
              </w:rPr>
            </w:pPr>
            <w:r>
              <w:rPr>
                <w:iCs/>
                <w:sz w:val="20"/>
                <w:szCs w:val="20"/>
              </w:rPr>
              <w:t xml:space="preserve">User </w:t>
            </w:r>
            <w:r w:rsidRPr="00D961B6">
              <w:rPr>
                <w:iCs/>
                <w:sz w:val="20"/>
                <w:szCs w:val="20"/>
              </w:rPr>
              <w:t>return</w:t>
            </w:r>
            <w:r>
              <w:rPr>
                <w:iCs/>
                <w:sz w:val="20"/>
                <w:szCs w:val="20"/>
              </w:rPr>
              <w:t>s</w:t>
            </w:r>
            <w:r w:rsidRPr="00D961B6">
              <w:rPr>
                <w:iCs/>
                <w:sz w:val="20"/>
                <w:szCs w:val="20"/>
              </w:rPr>
              <w:t xml:space="preserve"> to the Main Page.</w:t>
            </w:r>
          </w:p>
        </w:tc>
        <w:tc>
          <w:tcPr>
            <w:tcW w:w="312" w:type="pct"/>
          </w:tcPr>
          <w:p w14:paraId="108B2AB8" w14:textId="393A19EF" w:rsidR="00B633B7" w:rsidRPr="00EE47A8" w:rsidRDefault="00B633B7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82" w:type="pct"/>
          </w:tcPr>
          <w:p w14:paraId="45F27FA1" w14:textId="2AF9244B" w:rsidR="00B633B7" w:rsidRPr="00EE47A8" w:rsidRDefault="0035388E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  <w:tr w:rsidR="00B633B7" w:rsidRPr="00EE47A8" w14:paraId="49E3D5BA" w14:textId="77777777" w:rsidTr="00A056E3">
        <w:trPr>
          <w:cantSplit/>
          <w:trHeight w:val="351"/>
        </w:trPr>
        <w:tc>
          <w:tcPr>
            <w:tcW w:w="249" w:type="pct"/>
          </w:tcPr>
          <w:p w14:paraId="272C23F1" w14:textId="77777777" w:rsidR="00B633B7" w:rsidRPr="00EE47A8" w:rsidRDefault="00B633B7" w:rsidP="00B633B7">
            <w:pPr>
              <w:numPr>
                <w:ilvl w:val="0"/>
                <w:numId w:val="41"/>
              </w:numPr>
              <w:spacing w:before="40" w:after="40"/>
              <w:jc w:val="right"/>
              <w:rPr>
                <w:sz w:val="20"/>
                <w:szCs w:val="20"/>
              </w:rPr>
            </w:pPr>
          </w:p>
        </w:tc>
        <w:tc>
          <w:tcPr>
            <w:tcW w:w="1544" w:type="pct"/>
          </w:tcPr>
          <w:p w14:paraId="636B9DAE" w14:textId="77777777" w:rsidR="00B633B7" w:rsidRPr="00D961B6" w:rsidRDefault="00B633B7" w:rsidP="00B633B7">
            <w:pPr>
              <w:spacing w:before="40" w:after="40"/>
              <w:rPr>
                <w:iCs/>
                <w:sz w:val="20"/>
                <w:szCs w:val="20"/>
              </w:rPr>
            </w:pPr>
            <w:r w:rsidRPr="00D961B6">
              <w:rPr>
                <w:iCs/>
                <w:sz w:val="20"/>
                <w:szCs w:val="20"/>
              </w:rPr>
              <w:t xml:space="preserve">Click </w:t>
            </w:r>
            <w:r w:rsidRPr="00960375">
              <w:rPr>
                <w:i/>
                <w:iCs/>
                <w:sz w:val="20"/>
                <w:szCs w:val="20"/>
              </w:rPr>
              <w:t>Logout</w:t>
            </w:r>
            <w:r w:rsidRPr="00D961B6">
              <w:rPr>
                <w:iCs/>
                <w:sz w:val="20"/>
                <w:szCs w:val="20"/>
              </w:rPr>
              <w:t xml:space="preserve"> to log off.</w:t>
            </w:r>
          </w:p>
        </w:tc>
        <w:tc>
          <w:tcPr>
            <w:tcW w:w="1264" w:type="pct"/>
          </w:tcPr>
          <w:p w14:paraId="328D17D8" w14:textId="5E769B6D" w:rsidR="00B633B7" w:rsidRPr="00D961B6" w:rsidRDefault="00B633B7" w:rsidP="00B633B7">
            <w:pPr>
              <w:spacing w:before="40" w:after="40"/>
              <w:rPr>
                <w:iCs/>
                <w:sz w:val="20"/>
                <w:szCs w:val="20"/>
              </w:rPr>
            </w:pPr>
            <w:r w:rsidRPr="00D961B6">
              <w:rPr>
                <w:iCs/>
                <w:sz w:val="20"/>
                <w:szCs w:val="20"/>
              </w:rPr>
              <w:t xml:space="preserve">Logout </w:t>
            </w:r>
            <w:r>
              <w:rPr>
                <w:iCs/>
                <w:sz w:val="20"/>
                <w:szCs w:val="20"/>
              </w:rPr>
              <w:t>was</w:t>
            </w:r>
            <w:r w:rsidRPr="00D961B6">
              <w:rPr>
                <w:iCs/>
                <w:sz w:val="20"/>
                <w:szCs w:val="20"/>
              </w:rPr>
              <w:t xml:space="preserve"> successful.</w:t>
            </w:r>
          </w:p>
        </w:tc>
        <w:tc>
          <w:tcPr>
            <w:tcW w:w="1249" w:type="pct"/>
          </w:tcPr>
          <w:p w14:paraId="69D88811" w14:textId="715AFF5C" w:rsidR="00B633B7" w:rsidRPr="00D961B6" w:rsidRDefault="00B633B7" w:rsidP="00B633B7">
            <w:pPr>
              <w:spacing w:before="40" w:after="40"/>
              <w:rPr>
                <w:sz w:val="20"/>
              </w:rPr>
            </w:pPr>
            <w:r>
              <w:rPr>
                <w:iCs/>
                <w:sz w:val="20"/>
                <w:szCs w:val="20"/>
              </w:rPr>
              <w:t>Logout is</w:t>
            </w:r>
            <w:r w:rsidRPr="00D961B6">
              <w:rPr>
                <w:iCs/>
                <w:sz w:val="20"/>
                <w:szCs w:val="20"/>
              </w:rPr>
              <w:t xml:space="preserve"> successful.</w:t>
            </w:r>
          </w:p>
        </w:tc>
        <w:tc>
          <w:tcPr>
            <w:tcW w:w="312" w:type="pct"/>
          </w:tcPr>
          <w:p w14:paraId="32E8E2C5" w14:textId="0501BEEB" w:rsidR="00B633B7" w:rsidRPr="00EE47A8" w:rsidRDefault="00B633B7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Pass</w:t>
            </w:r>
          </w:p>
        </w:tc>
        <w:tc>
          <w:tcPr>
            <w:tcW w:w="382" w:type="pct"/>
          </w:tcPr>
          <w:p w14:paraId="2B507D4E" w14:textId="0D85F286" w:rsidR="00B633B7" w:rsidRPr="00EE47A8" w:rsidRDefault="0035388E" w:rsidP="00B633B7">
            <w:pPr>
              <w:spacing w:before="40" w:after="4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 / 03-APR-2023</w:t>
            </w:r>
          </w:p>
        </w:tc>
      </w:tr>
    </w:tbl>
    <w:p w14:paraId="448B29D8" w14:textId="77777777" w:rsidR="00265712" w:rsidRDefault="00265712">
      <w:bookmarkStart w:id="56" w:name="_Toc452369910"/>
    </w:p>
    <w:p w14:paraId="7A6F1E60" w14:textId="6EC44AA8" w:rsidR="00C615CB" w:rsidRDefault="00265712" w:rsidP="00D961B6">
      <w:pPr>
        <w:pStyle w:val="Heading1"/>
      </w:pPr>
      <w:r>
        <w:br w:type="page"/>
      </w:r>
      <w:bookmarkStart w:id="57" w:name="_Toc47538652"/>
      <w:r w:rsidR="00E5436B">
        <w:lastRenderedPageBreak/>
        <w:t>Assessment</w:t>
      </w:r>
      <w:bookmarkEnd w:id="57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826"/>
        <w:gridCol w:w="10569"/>
      </w:tblGrid>
      <w:tr w:rsidR="00C615CB" w:rsidRPr="00E95AD9" w14:paraId="3F144DEC" w14:textId="77777777" w:rsidTr="00842848">
        <w:trPr>
          <w:cantSplit/>
          <w:trHeight w:val="454"/>
          <w:tblHeader/>
        </w:trPr>
        <w:tc>
          <w:tcPr>
            <w:tcW w:w="1055" w:type="pct"/>
            <w:tcBorders>
              <w:left w:val="single" w:sz="6" w:space="0" w:color="auto"/>
              <w:righ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13ED53B8" w14:textId="77777777" w:rsidR="00C615CB" w:rsidRPr="00960375" w:rsidRDefault="00C615CB" w:rsidP="00A14E22">
            <w:pPr>
              <w:pStyle w:val="TableText11"/>
              <w:keepNext/>
              <w:rPr>
                <w:b/>
              </w:rPr>
            </w:pPr>
            <w:r w:rsidRPr="00960375">
              <w:rPr>
                <w:b/>
              </w:rPr>
              <w:t xml:space="preserve">Step </w:t>
            </w:r>
          </w:p>
        </w:tc>
        <w:tc>
          <w:tcPr>
            <w:tcW w:w="3945" w:type="pct"/>
            <w:tcBorders>
              <w:left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12B183A7" w14:textId="77777777" w:rsidR="00C615CB" w:rsidRPr="00960375" w:rsidRDefault="00C615CB" w:rsidP="00A14E22">
            <w:pPr>
              <w:pStyle w:val="TableText11"/>
              <w:keepNext/>
              <w:rPr>
                <w:b/>
              </w:rPr>
            </w:pPr>
            <w:r w:rsidRPr="00960375">
              <w:rPr>
                <w:b/>
              </w:rPr>
              <w:t>Assessment</w:t>
            </w:r>
          </w:p>
        </w:tc>
      </w:tr>
      <w:tr w:rsidR="00DD5464" w:rsidRPr="007D13AE" w14:paraId="2296CD09" w14:textId="77777777" w:rsidTr="00842848">
        <w:trPr>
          <w:cantSplit/>
          <w:trHeight w:val="454"/>
        </w:trPr>
        <w:tc>
          <w:tcPr>
            <w:tcW w:w="1055" w:type="pct"/>
          </w:tcPr>
          <w:p w14:paraId="3CF5E47C" w14:textId="584EAAE4" w:rsidR="00DD5464" w:rsidRDefault="00DD5464" w:rsidP="00A14E22">
            <w:pPr>
              <w:pStyle w:val="TableText11"/>
              <w:rPr>
                <w:sz w:val="20"/>
              </w:rPr>
            </w:pPr>
            <w:r>
              <w:rPr>
                <w:sz w:val="20"/>
              </w:rPr>
              <w:t>F</w:t>
            </w:r>
            <w:r w:rsidRPr="00DD5464">
              <w:rPr>
                <w:sz w:val="20"/>
              </w:rPr>
              <w:t>rom step 5.3.17</w:t>
            </w:r>
            <w:r>
              <w:rPr>
                <w:sz w:val="20"/>
              </w:rPr>
              <w:t xml:space="preserve"> </w:t>
            </w:r>
          </w:p>
        </w:tc>
        <w:tc>
          <w:tcPr>
            <w:tcW w:w="3945" w:type="pct"/>
          </w:tcPr>
          <w:p w14:paraId="404B44AF" w14:textId="37B8812C" w:rsidR="00DD5464" w:rsidRPr="00B17E9F" w:rsidRDefault="00DD5464" w:rsidP="00DD5464">
            <w:pPr>
              <w:pStyle w:val="TableText11"/>
              <w:rPr>
                <w:sz w:val="20"/>
              </w:rPr>
            </w:pPr>
            <w:r w:rsidRPr="00DD5464">
              <w:rPr>
                <w:sz w:val="20"/>
              </w:rPr>
              <w:t xml:space="preserve">Next steps </w:t>
            </w:r>
            <w:proofErr w:type="gramStart"/>
            <w:r w:rsidRPr="00DD5464">
              <w:rPr>
                <w:sz w:val="20"/>
              </w:rPr>
              <w:t>were executed</w:t>
            </w:r>
            <w:proofErr w:type="gramEnd"/>
            <w:r w:rsidRPr="00DD5464">
              <w:rPr>
                <w:sz w:val="20"/>
              </w:rPr>
              <w:t xml:space="preserve"> while wa</w:t>
            </w:r>
            <w:r>
              <w:rPr>
                <w:sz w:val="20"/>
              </w:rPr>
              <w:t xml:space="preserve">iting for SKL </w:t>
            </w:r>
            <w:proofErr w:type="spellStart"/>
            <w:r>
              <w:rPr>
                <w:sz w:val="20"/>
              </w:rPr>
              <w:t>verfication</w:t>
            </w:r>
            <w:proofErr w:type="spellEnd"/>
            <w:r>
              <w:rPr>
                <w:sz w:val="20"/>
              </w:rPr>
              <w:t xml:space="preserve"> email.</w:t>
            </w:r>
            <w:r w:rsidR="00F70B2B">
              <w:rPr>
                <w:sz w:val="20"/>
              </w:rPr>
              <w:t xml:space="preserve"> It does not </w:t>
            </w:r>
            <w:proofErr w:type="gramStart"/>
            <w:r w:rsidR="00F70B2B">
              <w:rPr>
                <w:sz w:val="20"/>
              </w:rPr>
              <w:t>impact</w:t>
            </w:r>
            <w:proofErr w:type="gramEnd"/>
            <w:r w:rsidR="00F70B2B">
              <w:rPr>
                <w:sz w:val="20"/>
              </w:rPr>
              <w:t xml:space="preserve"> the actual results in the further steps.</w:t>
            </w:r>
          </w:p>
        </w:tc>
      </w:tr>
      <w:tr w:rsidR="00DD5464" w:rsidRPr="007D13AE" w14:paraId="33588896" w14:textId="77777777" w:rsidTr="00842848">
        <w:trPr>
          <w:cantSplit/>
          <w:trHeight w:val="454"/>
        </w:trPr>
        <w:tc>
          <w:tcPr>
            <w:tcW w:w="1055" w:type="pct"/>
          </w:tcPr>
          <w:p w14:paraId="2B318707" w14:textId="6AEDB4C2" w:rsidR="00DD5464" w:rsidRDefault="00DD5464" w:rsidP="00DD5464">
            <w:pPr>
              <w:pStyle w:val="TableText11"/>
              <w:rPr>
                <w:sz w:val="20"/>
              </w:rPr>
            </w:pPr>
            <w:r>
              <w:rPr>
                <w:sz w:val="20"/>
              </w:rPr>
              <w:t>5.3.6</w:t>
            </w:r>
          </w:p>
        </w:tc>
        <w:tc>
          <w:tcPr>
            <w:tcW w:w="3945" w:type="pct"/>
          </w:tcPr>
          <w:p w14:paraId="2615F4AE" w14:textId="2A090970" w:rsidR="00DD5464" w:rsidRPr="00DD5464" w:rsidRDefault="00DD5464" w:rsidP="00DD5464">
            <w:pPr>
              <w:pStyle w:val="TableText11"/>
              <w:rPr>
                <w:sz w:val="20"/>
              </w:rPr>
            </w:pPr>
            <w:r>
              <w:rPr>
                <w:sz w:val="20"/>
              </w:rPr>
              <w:t>Discrepancy with column n</w:t>
            </w:r>
            <w:bookmarkStart w:id="58" w:name="_GoBack"/>
            <w:bookmarkEnd w:id="58"/>
            <w:r>
              <w:rPr>
                <w:sz w:val="20"/>
              </w:rPr>
              <w:t xml:space="preserve">ames – column names changed within KLD 4.5 release. </w:t>
            </w:r>
            <w:proofErr w:type="gramStart"/>
            <w:r w:rsidR="00F70B2B">
              <w:rPr>
                <w:sz w:val="20"/>
              </w:rPr>
              <w:t>This is a test case issue</w:t>
            </w:r>
            <w:proofErr w:type="gramEnd"/>
            <w:r w:rsidR="00F70B2B">
              <w:rPr>
                <w:sz w:val="20"/>
              </w:rPr>
              <w:t xml:space="preserve">, </w:t>
            </w:r>
            <w:proofErr w:type="gramStart"/>
            <w:r w:rsidR="00F70B2B">
              <w:rPr>
                <w:sz w:val="20"/>
              </w:rPr>
              <w:t>actual results are corrected</w:t>
            </w:r>
            <w:proofErr w:type="gramEnd"/>
            <w:r w:rsidR="00F70B2B">
              <w:rPr>
                <w:sz w:val="20"/>
              </w:rPr>
              <w:t xml:space="preserve">. Smoke Test template </w:t>
            </w:r>
            <w:proofErr w:type="gramStart"/>
            <w:r w:rsidR="00F70B2B">
              <w:rPr>
                <w:sz w:val="20"/>
              </w:rPr>
              <w:t>will be updated</w:t>
            </w:r>
            <w:proofErr w:type="gramEnd"/>
            <w:r w:rsidR="00F70B2B">
              <w:rPr>
                <w:sz w:val="20"/>
              </w:rPr>
              <w:t>.</w:t>
            </w:r>
          </w:p>
        </w:tc>
      </w:tr>
      <w:tr w:rsidR="00DD5464" w:rsidRPr="007D13AE" w14:paraId="52407D87" w14:textId="77777777" w:rsidTr="00842848">
        <w:trPr>
          <w:cantSplit/>
          <w:trHeight w:val="454"/>
        </w:trPr>
        <w:tc>
          <w:tcPr>
            <w:tcW w:w="1055" w:type="pct"/>
          </w:tcPr>
          <w:p w14:paraId="62B802CE" w14:textId="2F4CE503" w:rsidR="00DD5464" w:rsidRDefault="00DD5464" w:rsidP="00DD5464">
            <w:pPr>
              <w:pStyle w:val="TableText11"/>
              <w:rPr>
                <w:sz w:val="20"/>
              </w:rPr>
            </w:pPr>
            <w:r>
              <w:rPr>
                <w:sz w:val="20"/>
              </w:rPr>
              <w:t>5.3.10</w:t>
            </w:r>
          </w:p>
        </w:tc>
        <w:tc>
          <w:tcPr>
            <w:tcW w:w="3945" w:type="pct"/>
          </w:tcPr>
          <w:p w14:paraId="4850790B" w14:textId="1E5B9F9F" w:rsidR="00DD5464" w:rsidRDefault="00DD5464" w:rsidP="00DD5464">
            <w:pPr>
              <w:pStyle w:val="TableText11"/>
              <w:rPr>
                <w:sz w:val="20"/>
              </w:rPr>
            </w:pPr>
            <w:r>
              <w:rPr>
                <w:sz w:val="20"/>
              </w:rPr>
              <w:t xml:space="preserve">Discrepancy with column names – column names changed within KLD 4.5 release. </w:t>
            </w:r>
            <w:proofErr w:type="gramStart"/>
            <w:r w:rsidR="00F70B2B">
              <w:rPr>
                <w:sz w:val="20"/>
              </w:rPr>
              <w:t>This is a test case issue</w:t>
            </w:r>
            <w:proofErr w:type="gramEnd"/>
            <w:r w:rsidR="00F70B2B">
              <w:rPr>
                <w:sz w:val="20"/>
              </w:rPr>
              <w:t xml:space="preserve">, </w:t>
            </w:r>
            <w:proofErr w:type="gramStart"/>
            <w:r w:rsidR="00F70B2B">
              <w:rPr>
                <w:sz w:val="20"/>
              </w:rPr>
              <w:t>actual results are corrected</w:t>
            </w:r>
            <w:proofErr w:type="gramEnd"/>
            <w:r w:rsidR="00F70B2B">
              <w:rPr>
                <w:sz w:val="20"/>
              </w:rPr>
              <w:t xml:space="preserve">. Smoke Test template </w:t>
            </w:r>
            <w:proofErr w:type="gramStart"/>
            <w:r w:rsidR="00F70B2B">
              <w:rPr>
                <w:sz w:val="20"/>
              </w:rPr>
              <w:t>will be updated</w:t>
            </w:r>
            <w:proofErr w:type="gramEnd"/>
            <w:r w:rsidR="00F70B2B">
              <w:rPr>
                <w:sz w:val="20"/>
              </w:rPr>
              <w:t>.</w:t>
            </w:r>
          </w:p>
        </w:tc>
      </w:tr>
      <w:tr w:rsidR="00285994" w:rsidRPr="007D13AE" w14:paraId="48762D50" w14:textId="77777777" w:rsidTr="00842848">
        <w:trPr>
          <w:cantSplit/>
          <w:trHeight w:val="454"/>
        </w:trPr>
        <w:tc>
          <w:tcPr>
            <w:tcW w:w="1055" w:type="pct"/>
          </w:tcPr>
          <w:p w14:paraId="33E52313" w14:textId="267673AE" w:rsidR="00285994" w:rsidRDefault="00285994" w:rsidP="00DD5464">
            <w:pPr>
              <w:pStyle w:val="TableText11"/>
              <w:rPr>
                <w:sz w:val="20"/>
              </w:rPr>
            </w:pPr>
            <w:r>
              <w:rPr>
                <w:sz w:val="20"/>
              </w:rPr>
              <w:t>5.5.6</w:t>
            </w:r>
          </w:p>
        </w:tc>
        <w:tc>
          <w:tcPr>
            <w:tcW w:w="3945" w:type="pct"/>
          </w:tcPr>
          <w:p w14:paraId="787F5894" w14:textId="592C315B" w:rsidR="00285994" w:rsidRDefault="00285994" w:rsidP="00DD5464">
            <w:pPr>
              <w:pStyle w:val="TableText11"/>
              <w:rPr>
                <w:sz w:val="20"/>
              </w:rPr>
            </w:pPr>
            <w:r w:rsidRPr="00B17E9F">
              <w:rPr>
                <w:sz w:val="20"/>
              </w:rPr>
              <w:t>Message “Subject Treatment List has been transmitted to recipients as Zip file “&lt;TEST PROTOCOL_&lt;YYYYMMDD&gt;.zip</w:t>
            </w:r>
            <w:proofErr w:type="gramStart"/>
            <w:r w:rsidRPr="00B17E9F">
              <w:rPr>
                <w:sz w:val="20"/>
              </w:rPr>
              <w:t>“ is</w:t>
            </w:r>
            <w:proofErr w:type="gramEnd"/>
            <w:r w:rsidRPr="00B17E9F">
              <w:rPr>
                <w:sz w:val="20"/>
              </w:rPr>
              <w:t xml:space="preserve"> </w:t>
            </w:r>
            <w:r>
              <w:rPr>
                <w:sz w:val="20"/>
              </w:rPr>
              <w:t>not displayed, but protocol has been transmitted properly, email from 5.5.7 has been received.</w:t>
            </w:r>
            <w:r w:rsidR="00F70B2B">
              <w:rPr>
                <w:sz w:val="20"/>
              </w:rPr>
              <w:t xml:space="preserve"> Despite the fact that test step was failed, test objective is fulfilled.</w:t>
            </w:r>
          </w:p>
        </w:tc>
      </w:tr>
    </w:tbl>
    <w:p w14:paraId="15174FA6" w14:textId="77777777" w:rsidR="00BF4CE5" w:rsidRPr="00665D60" w:rsidRDefault="00BF4CE5" w:rsidP="00BF4CE5">
      <w:pPr>
        <w:pStyle w:val="Heading1"/>
      </w:pPr>
      <w:bookmarkStart w:id="59" w:name="_Toc29977155"/>
      <w:bookmarkStart w:id="60" w:name="_Toc47538653"/>
      <w:r w:rsidRPr="00665D60">
        <w:t>Post-Approval</w:t>
      </w:r>
      <w:bookmarkEnd w:id="59"/>
      <w:bookmarkEnd w:id="60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275"/>
        <w:gridCol w:w="5981"/>
        <w:gridCol w:w="5142"/>
      </w:tblGrid>
      <w:tr w:rsidR="00BF4CE5" w:rsidRPr="00665D60" w14:paraId="3B8573DC" w14:textId="77777777" w:rsidTr="00A14E22">
        <w:trPr>
          <w:cantSplit/>
          <w:trHeight w:val="454"/>
        </w:trPr>
        <w:tc>
          <w:tcPr>
            <w:tcW w:w="849" w:type="pct"/>
            <w:shd w:val="clear" w:color="auto" w:fill="D9D9D9"/>
            <w:vAlign w:val="center"/>
          </w:tcPr>
          <w:p w14:paraId="3A574489" w14:textId="77777777" w:rsidR="00BF4CE5" w:rsidRPr="005C1A6F" w:rsidRDefault="00BF4CE5" w:rsidP="00A14E22">
            <w:pPr>
              <w:pStyle w:val="TableText9"/>
              <w:keepNext/>
              <w:rPr>
                <w:rFonts w:cs="Arial"/>
                <w:b/>
                <w:sz w:val="22"/>
              </w:rPr>
            </w:pPr>
            <w:r w:rsidRPr="005C1A6F">
              <w:rPr>
                <w:rFonts w:cs="Arial"/>
                <w:b/>
                <w:sz w:val="22"/>
              </w:rPr>
              <w:t>Execution</w:t>
            </w:r>
          </w:p>
        </w:tc>
        <w:tc>
          <w:tcPr>
            <w:tcW w:w="2232" w:type="pct"/>
            <w:shd w:val="clear" w:color="auto" w:fill="D9D9D9"/>
            <w:vAlign w:val="center"/>
          </w:tcPr>
          <w:p w14:paraId="40ED1336" w14:textId="77777777" w:rsidR="00BF4CE5" w:rsidRPr="005C1A6F" w:rsidRDefault="00BF4CE5" w:rsidP="00A14E22">
            <w:pPr>
              <w:pStyle w:val="TableText9"/>
              <w:keepNext/>
              <w:rPr>
                <w:rFonts w:cs="Arial"/>
                <w:b/>
                <w:sz w:val="22"/>
              </w:rPr>
            </w:pPr>
            <w:r w:rsidRPr="005C1A6F">
              <w:rPr>
                <w:rFonts w:cs="Arial"/>
                <w:b/>
                <w:sz w:val="22"/>
              </w:rPr>
              <w:t>Name</w:t>
            </w:r>
          </w:p>
        </w:tc>
        <w:tc>
          <w:tcPr>
            <w:tcW w:w="1919" w:type="pct"/>
            <w:shd w:val="clear" w:color="auto" w:fill="D9D9D9"/>
            <w:vAlign w:val="center"/>
          </w:tcPr>
          <w:p w14:paraId="6206D77B" w14:textId="77777777" w:rsidR="00BF4CE5" w:rsidRPr="005C1A6F" w:rsidRDefault="00BF4CE5" w:rsidP="00A14E22">
            <w:pPr>
              <w:pStyle w:val="TableText9"/>
              <w:keepNext/>
              <w:rPr>
                <w:rFonts w:cs="Arial"/>
                <w:b/>
                <w:sz w:val="22"/>
              </w:rPr>
            </w:pPr>
            <w:r w:rsidRPr="005C1A6F">
              <w:rPr>
                <w:rFonts w:cs="Arial"/>
                <w:b/>
                <w:sz w:val="22"/>
              </w:rPr>
              <w:t>Date</w:t>
            </w:r>
          </w:p>
        </w:tc>
      </w:tr>
      <w:tr w:rsidR="00714C6C" w:rsidRPr="00665D60" w14:paraId="4BFCDF89" w14:textId="77777777" w:rsidTr="00A14E22">
        <w:trPr>
          <w:cantSplit/>
          <w:trHeight w:val="454"/>
        </w:trPr>
        <w:tc>
          <w:tcPr>
            <w:tcW w:w="849" w:type="pct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09BA812A" w14:textId="77777777" w:rsidR="00714C6C" w:rsidRPr="005C1A6F" w:rsidRDefault="00714C6C" w:rsidP="00714C6C">
            <w:pPr>
              <w:pStyle w:val="TableText9"/>
              <w:keepNext/>
              <w:rPr>
                <w:rFonts w:cs="Arial"/>
                <w:b/>
                <w:sz w:val="22"/>
              </w:rPr>
            </w:pPr>
            <w:r w:rsidRPr="005C1A6F">
              <w:rPr>
                <w:rFonts w:cs="Arial"/>
                <w:b/>
                <w:sz w:val="22"/>
              </w:rPr>
              <w:t>Executed by</w:t>
            </w:r>
          </w:p>
        </w:tc>
        <w:tc>
          <w:tcPr>
            <w:tcW w:w="2232" w:type="pct"/>
            <w:tcBorders>
              <w:bottom w:val="single" w:sz="4" w:space="0" w:color="auto"/>
            </w:tcBorders>
          </w:tcPr>
          <w:p w14:paraId="52F9CB40" w14:textId="56A03532" w:rsidR="00714C6C" w:rsidRPr="005C1A6F" w:rsidRDefault="0030060B" w:rsidP="00714C6C">
            <w:pPr>
              <w:pStyle w:val="TableText9"/>
              <w:keepNext/>
              <w:rPr>
                <w:rFonts w:cs="Arial"/>
                <w:sz w:val="22"/>
              </w:rPr>
            </w:pPr>
            <w:r w:rsidRPr="0030060B">
              <w:rPr>
                <w:rFonts w:cs="Arial"/>
                <w:sz w:val="22"/>
              </w:rPr>
              <w:t>Aleksandra Matacz</w:t>
            </w:r>
          </w:p>
        </w:tc>
        <w:tc>
          <w:tcPr>
            <w:tcW w:w="1919" w:type="pct"/>
            <w:tcBorders>
              <w:bottom w:val="single" w:sz="4" w:space="0" w:color="auto"/>
            </w:tcBorders>
          </w:tcPr>
          <w:p w14:paraId="53F7296B" w14:textId="25A1A5F0" w:rsidR="00714C6C" w:rsidRPr="005C1A6F" w:rsidRDefault="0067197B" w:rsidP="00A056E3">
            <w:pPr>
              <w:pStyle w:val="TableText9"/>
              <w:keepNext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03-APR-2023</w:t>
            </w:r>
          </w:p>
        </w:tc>
      </w:tr>
      <w:tr w:rsidR="00714C6C" w:rsidRPr="00665D60" w14:paraId="7B991B9F" w14:textId="77777777" w:rsidTr="00A14E22">
        <w:trPr>
          <w:cantSplit/>
          <w:trHeight w:val="454"/>
        </w:trPr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3F1879AA" w14:textId="77777777" w:rsidR="00714C6C" w:rsidRPr="005C1A6F" w:rsidRDefault="00714C6C" w:rsidP="00714C6C">
            <w:pPr>
              <w:pStyle w:val="TableText9"/>
              <w:rPr>
                <w:rFonts w:cs="Arial"/>
                <w:b/>
                <w:sz w:val="22"/>
                <w:lang w:eastAsia="de-DE"/>
              </w:rPr>
            </w:pPr>
            <w:r w:rsidRPr="005C1A6F">
              <w:rPr>
                <w:rFonts w:cs="Arial"/>
                <w:b/>
                <w:sz w:val="22"/>
                <w:lang w:eastAsia="de-DE"/>
              </w:rPr>
              <w:t>Reviewed by</w:t>
            </w:r>
          </w:p>
        </w:tc>
        <w:tc>
          <w:tcPr>
            <w:tcW w:w="2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04201" w14:textId="118AA360" w:rsidR="00714C6C" w:rsidRPr="005C1A6F" w:rsidRDefault="00714C6C" w:rsidP="00714C6C">
            <w:pPr>
              <w:pStyle w:val="TableText9"/>
              <w:rPr>
                <w:rFonts w:cs="Arial"/>
                <w:sz w:val="22"/>
                <w:lang w:eastAsia="de-DE"/>
              </w:rPr>
            </w:pPr>
            <w:proofErr w:type="spellStart"/>
            <w:r w:rsidRPr="00AB326E">
              <w:rPr>
                <w:rFonts w:cs="Arial"/>
                <w:sz w:val="22"/>
                <w:lang w:eastAsia="de-DE"/>
              </w:rPr>
              <w:t>Sławomir</w:t>
            </w:r>
            <w:proofErr w:type="spellEnd"/>
            <w:r w:rsidRPr="00AB326E">
              <w:rPr>
                <w:rFonts w:cs="Arial"/>
                <w:sz w:val="22"/>
                <w:lang w:eastAsia="de-DE"/>
              </w:rPr>
              <w:t xml:space="preserve"> </w:t>
            </w:r>
            <w:proofErr w:type="spellStart"/>
            <w:r w:rsidRPr="00AB326E">
              <w:rPr>
                <w:rFonts w:cs="Arial"/>
                <w:sz w:val="22"/>
                <w:lang w:eastAsia="de-DE"/>
              </w:rPr>
              <w:t>Gahl</w:t>
            </w:r>
            <w:proofErr w:type="spellEnd"/>
          </w:p>
        </w:tc>
        <w:tc>
          <w:tcPr>
            <w:tcW w:w="1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0F2A3" w14:textId="211A1368" w:rsidR="00714C6C" w:rsidRPr="005C1A6F" w:rsidRDefault="00714C6C" w:rsidP="00714C6C">
            <w:pPr>
              <w:pStyle w:val="TableText9"/>
              <w:rPr>
                <w:rFonts w:cs="Arial"/>
                <w:sz w:val="22"/>
                <w:lang w:eastAsia="de-DE"/>
              </w:rPr>
            </w:pPr>
            <w:r w:rsidRPr="009B53E6">
              <w:rPr>
                <w:sz w:val="22"/>
              </w:rPr>
              <w:t>Electronically signed</w:t>
            </w:r>
          </w:p>
        </w:tc>
      </w:tr>
      <w:tr w:rsidR="00714C6C" w:rsidRPr="00665D60" w14:paraId="3C316198" w14:textId="77777777" w:rsidTr="00A14E22">
        <w:trPr>
          <w:cantSplit/>
          <w:trHeight w:val="454"/>
        </w:trPr>
        <w:tc>
          <w:tcPr>
            <w:tcW w:w="8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</w:tcPr>
          <w:p w14:paraId="3BC59CBF" w14:textId="77777777" w:rsidR="00714C6C" w:rsidRPr="005C1A6F" w:rsidRDefault="00714C6C" w:rsidP="00714C6C">
            <w:pPr>
              <w:pStyle w:val="TableText9"/>
              <w:rPr>
                <w:rFonts w:cs="Arial"/>
                <w:b/>
                <w:sz w:val="22"/>
                <w:lang w:eastAsia="de-DE"/>
              </w:rPr>
            </w:pPr>
            <w:r w:rsidRPr="005C1A6F">
              <w:rPr>
                <w:rFonts w:cs="Arial"/>
                <w:b/>
                <w:sz w:val="22"/>
                <w:lang w:eastAsia="de-DE"/>
              </w:rPr>
              <w:t>Approved by</w:t>
            </w:r>
          </w:p>
        </w:tc>
        <w:tc>
          <w:tcPr>
            <w:tcW w:w="22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1B1A23" w14:textId="79A9491E" w:rsidR="00714C6C" w:rsidRPr="005C1A6F" w:rsidRDefault="00837F56" w:rsidP="00714C6C">
            <w:pPr>
              <w:pStyle w:val="TableText9"/>
              <w:rPr>
                <w:rFonts w:cs="Arial"/>
                <w:sz w:val="22"/>
                <w:lang w:eastAsia="de-DE"/>
              </w:rPr>
            </w:pPr>
            <w:r>
              <w:rPr>
                <w:rFonts w:cs="Arial"/>
                <w:sz w:val="22"/>
                <w:lang w:eastAsia="de-DE"/>
              </w:rPr>
              <w:t xml:space="preserve">Monika </w:t>
            </w:r>
            <w:proofErr w:type="spellStart"/>
            <w:r>
              <w:rPr>
                <w:rFonts w:cs="Arial"/>
                <w:sz w:val="22"/>
                <w:lang w:eastAsia="de-DE"/>
              </w:rPr>
              <w:t>Kondyjowska</w:t>
            </w:r>
            <w:proofErr w:type="spellEnd"/>
          </w:p>
        </w:tc>
        <w:tc>
          <w:tcPr>
            <w:tcW w:w="19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686E2" w14:textId="3015DB9B" w:rsidR="00714C6C" w:rsidRPr="005C1A6F" w:rsidRDefault="00714C6C" w:rsidP="00714C6C">
            <w:pPr>
              <w:pStyle w:val="TableText9"/>
              <w:rPr>
                <w:rFonts w:cs="Arial"/>
                <w:sz w:val="22"/>
                <w:lang w:eastAsia="de-DE"/>
              </w:rPr>
            </w:pPr>
            <w:r w:rsidRPr="009B53E6">
              <w:rPr>
                <w:sz w:val="22"/>
              </w:rPr>
              <w:t>Electronically signed</w:t>
            </w:r>
          </w:p>
        </w:tc>
      </w:tr>
    </w:tbl>
    <w:p w14:paraId="4D79E7B9" w14:textId="77777777" w:rsidR="00BF4CE5" w:rsidRPr="00665D60" w:rsidRDefault="00BF4CE5" w:rsidP="00BF4CE5">
      <w:pPr>
        <w:pStyle w:val="Text"/>
        <w:rPr>
          <w:rFonts w:cs="Arial"/>
        </w:rPr>
      </w:pPr>
    </w:p>
    <w:p w14:paraId="2FE872C7" w14:textId="02FC301F" w:rsidR="00EE47A8" w:rsidRDefault="00EE47A8" w:rsidP="00960375">
      <w:pPr>
        <w:pStyle w:val="Heading1"/>
        <w:numPr>
          <w:ilvl w:val="0"/>
          <w:numId w:val="0"/>
        </w:numPr>
        <w:ind w:left="567" w:hanging="567"/>
      </w:pPr>
      <w:bookmarkStart w:id="61" w:name="_Toc517943850"/>
      <w:bookmarkStart w:id="62" w:name="_Toc517943853"/>
      <w:bookmarkStart w:id="63" w:name="_Toc517943856"/>
      <w:bookmarkEnd w:id="61"/>
      <w:bookmarkEnd w:id="62"/>
      <w:bookmarkEnd w:id="63"/>
      <w:r>
        <w:br w:type="page"/>
      </w:r>
    </w:p>
    <w:p w14:paraId="03880D12" w14:textId="07357CB8" w:rsidR="00EE47A8" w:rsidRPr="00441614" w:rsidRDefault="00441614" w:rsidP="00D961B6">
      <w:pPr>
        <w:pStyle w:val="Heading1"/>
        <w:numPr>
          <w:ilvl w:val="0"/>
          <w:numId w:val="0"/>
        </w:numPr>
        <w:ind w:left="1134" w:hanging="1134"/>
      </w:pPr>
      <w:bookmarkStart w:id="64" w:name="_Appendix_A_-"/>
      <w:bookmarkStart w:id="65" w:name="_Appendix_A_–"/>
      <w:bookmarkStart w:id="66" w:name="_Toc465673637"/>
      <w:bookmarkStart w:id="67" w:name="_Toc47538654"/>
      <w:bookmarkEnd w:id="64"/>
      <w:bookmarkEnd w:id="65"/>
      <w:r>
        <w:lastRenderedPageBreak/>
        <w:t xml:space="preserve">Appendix </w:t>
      </w:r>
      <w:proofErr w:type="gramStart"/>
      <w:r>
        <w:t>A</w:t>
      </w:r>
      <w:proofErr w:type="gramEnd"/>
      <w:r>
        <w:t xml:space="preserve"> </w:t>
      </w:r>
      <w:r w:rsidR="005943C5" w:rsidRPr="00EE47A8">
        <w:t>–</w:t>
      </w:r>
      <w:r>
        <w:t xml:space="preserve"> </w:t>
      </w:r>
      <w:r w:rsidR="00EE47A8" w:rsidRPr="00441614">
        <w:t>Variables</w:t>
      </w:r>
      <w:bookmarkEnd w:id="56"/>
      <w:bookmarkEnd w:id="66"/>
      <w:bookmarkEnd w:id="67"/>
    </w:p>
    <w:p w14:paraId="269042CF" w14:textId="5891E492" w:rsidR="00EE47A8" w:rsidRDefault="00EE47A8" w:rsidP="00EE47A8">
      <w:pPr>
        <w:rPr>
          <w:rFonts w:cs="Arial"/>
        </w:rPr>
      </w:pPr>
      <w:r w:rsidRPr="00876DD1">
        <w:rPr>
          <w:rFonts w:cs="Arial"/>
        </w:rPr>
        <w:t xml:space="preserve">The following table gives the values for the variables used </w:t>
      </w:r>
      <w:r w:rsidR="00B438DA">
        <w:rPr>
          <w:rFonts w:cs="Arial"/>
        </w:rPr>
        <w:t>during testing</w:t>
      </w:r>
      <w:r w:rsidRPr="00694ECB">
        <w:rPr>
          <w:rFonts w:cs="Arial"/>
        </w:rPr>
        <w:t>:</w:t>
      </w:r>
    </w:p>
    <w:p w14:paraId="6FFAA6DA" w14:textId="77777777" w:rsidR="001A520B" w:rsidRPr="00EE47A8" w:rsidRDefault="001A520B" w:rsidP="00EE47A8">
      <w:pPr>
        <w:rPr>
          <w:rFonts w:cs="Arial"/>
        </w:rPr>
      </w:pPr>
    </w:p>
    <w:tbl>
      <w:tblPr>
        <w:tblW w:w="5024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95"/>
        <w:gridCol w:w="3969"/>
        <w:gridCol w:w="3969"/>
        <w:gridCol w:w="3829"/>
      </w:tblGrid>
      <w:tr w:rsidR="00337B1D" w:rsidRPr="00DD2980" w14:paraId="2D90E8F7" w14:textId="77777777" w:rsidTr="00960375">
        <w:trPr>
          <w:cantSplit/>
          <w:trHeight w:val="454"/>
          <w:tblHeader/>
        </w:trPr>
        <w:tc>
          <w:tcPr>
            <w:tcW w:w="630" w:type="pct"/>
            <w:vMerge w:val="restart"/>
            <w:shd w:val="clear" w:color="auto" w:fill="D9D9D9"/>
            <w:vAlign w:val="center"/>
          </w:tcPr>
          <w:p w14:paraId="075FCACF" w14:textId="77777777" w:rsidR="00337B1D" w:rsidRPr="00960375" w:rsidRDefault="00337B1D">
            <w:pPr>
              <w:keepNext/>
              <w:spacing w:before="40" w:after="40"/>
              <w:rPr>
                <w:rFonts w:cs="Arial"/>
                <w:b/>
              </w:rPr>
            </w:pPr>
            <w:r w:rsidRPr="00960375">
              <w:rPr>
                <w:rFonts w:cs="Arial"/>
                <w:b/>
              </w:rPr>
              <w:t>Variables used in test case</w:t>
            </w:r>
          </w:p>
        </w:tc>
        <w:tc>
          <w:tcPr>
            <w:tcW w:w="4370" w:type="pct"/>
            <w:gridSpan w:val="3"/>
            <w:shd w:val="clear" w:color="auto" w:fill="D9D9D9"/>
            <w:vAlign w:val="center"/>
          </w:tcPr>
          <w:p w14:paraId="00F40C85" w14:textId="72F08BF9" w:rsidR="00337B1D" w:rsidRPr="00960375" w:rsidRDefault="00337B1D" w:rsidP="00960375">
            <w:pPr>
              <w:keepNext/>
              <w:spacing w:before="40" w:after="40"/>
              <w:rPr>
                <w:rFonts w:cs="Arial"/>
                <w:b/>
              </w:rPr>
            </w:pPr>
            <w:r w:rsidRPr="00960375">
              <w:rPr>
                <w:rFonts w:cs="Arial"/>
                <w:b/>
              </w:rPr>
              <w:t>Value for specific environment</w:t>
            </w:r>
          </w:p>
        </w:tc>
      </w:tr>
      <w:tr w:rsidR="00D27D6B" w:rsidRPr="00DD2980" w14:paraId="2D25FD23" w14:textId="77777777" w:rsidTr="00960375">
        <w:trPr>
          <w:cantSplit/>
          <w:trHeight w:val="454"/>
          <w:tblHeader/>
        </w:trPr>
        <w:tc>
          <w:tcPr>
            <w:tcW w:w="630" w:type="pct"/>
            <w:vMerge/>
            <w:shd w:val="clear" w:color="auto" w:fill="D9D9D9"/>
          </w:tcPr>
          <w:p w14:paraId="2B460A60" w14:textId="77777777" w:rsidR="00D27D6B" w:rsidRPr="00960375" w:rsidRDefault="00D27D6B" w:rsidP="00EE47A8">
            <w:pPr>
              <w:keepNext/>
              <w:spacing w:before="40" w:after="40"/>
              <w:rPr>
                <w:rFonts w:cs="Arial"/>
                <w:b/>
              </w:rPr>
            </w:pPr>
          </w:p>
        </w:tc>
        <w:tc>
          <w:tcPr>
            <w:tcW w:w="1474" w:type="pct"/>
            <w:shd w:val="clear" w:color="auto" w:fill="D9D9D9"/>
            <w:vAlign w:val="center"/>
          </w:tcPr>
          <w:p w14:paraId="3908BE29" w14:textId="73AC82A1" w:rsidR="00D27D6B" w:rsidRPr="00960375" w:rsidRDefault="00D27D6B" w:rsidP="00C97846">
            <w:pPr>
              <w:keepNext/>
              <w:spacing w:before="40" w:after="40"/>
              <w:rPr>
                <w:rFonts w:cs="Arial"/>
                <w:b/>
              </w:rPr>
            </w:pPr>
            <w:r w:rsidRPr="00960375">
              <w:rPr>
                <w:rFonts w:cs="Arial"/>
                <w:b/>
              </w:rPr>
              <w:t>PROD</w:t>
            </w:r>
          </w:p>
        </w:tc>
        <w:tc>
          <w:tcPr>
            <w:tcW w:w="1474" w:type="pct"/>
            <w:shd w:val="clear" w:color="auto" w:fill="D9D9D9"/>
            <w:vAlign w:val="center"/>
          </w:tcPr>
          <w:p w14:paraId="1F73EC59" w14:textId="77777777" w:rsidR="00D27D6B" w:rsidRPr="00960375" w:rsidRDefault="00D27D6B">
            <w:pPr>
              <w:keepNext/>
              <w:spacing w:before="40" w:after="40"/>
              <w:rPr>
                <w:rFonts w:cs="Arial"/>
                <w:b/>
              </w:rPr>
            </w:pPr>
            <w:r w:rsidRPr="00960375">
              <w:rPr>
                <w:rFonts w:cs="Arial"/>
                <w:b/>
              </w:rPr>
              <w:t>QA</w:t>
            </w:r>
          </w:p>
        </w:tc>
        <w:tc>
          <w:tcPr>
            <w:tcW w:w="1422" w:type="pct"/>
            <w:shd w:val="clear" w:color="auto" w:fill="D9D9D9"/>
            <w:vAlign w:val="center"/>
          </w:tcPr>
          <w:p w14:paraId="1B6E65C3" w14:textId="5ADCB48D" w:rsidR="00D27D6B" w:rsidRPr="00960375" w:rsidRDefault="00D27D6B">
            <w:pPr>
              <w:keepNext/>
              <w:spacing w:before="40" w:after="40"/>
              <w:rPr>
                <w:rFonts w:cs="Arial"/>
                <w:b/>
              </w:rPr>
            </w:pPr>
            <w:r w:rsidRPr="00960375">
              <w:rPr>
                <w:rFonts w:cs="Arial"/>
                <w:b/>
              </w:rPr>
              <w:t>DR</w:t>
            </w:r>
          </w:p>
        </w:tc>
      </w:tr>
      <w:tr w:rsidR="00D27D6B" w:rsidRPr="00DD2980" w14:paraId="47F1D648" w14:textId="77777777" w:rsidTr="00960375">
        <w:trPr>
          <w:cantSplit/>
          <w:trHeight w:val="454"/>
        </w:trPr>
        <w:tc>
          <w:tcPr>
            <w:tcW w:w="630" w:type="pct"/>
            <w:vAlign w:val="center"/>
          </w:tcPr>
          <w:p w14:paraId="256D0454" w14:textId="014AB96B" w:rsidR="00D27D6B" w:rsidRPr="00960375" w:rsidRDefault="00D27D6B" w:rsidP="00D961B6">
            <w:pPr>
              <w:spacing w:before="40" w:after="40"/>
              <w:rPr>
                <w:rFonts w:cs="Arial"/>
                <w:sz w:val="21"/>
                <w:szCs w:val="21"/>
              </w:rPr>
            </w:pPr>
            <w:r w:rsidRPr="00960375">
              <w:rPr>
                <w:rFonts w:cs="Arial"/>
                <w:sz w:val="21"/>
                <w:szCs w:val="21"/>
              </w:rPr>
              <w:t>&lt;URL&gt;</w:t>
            </w:r>
          </w:p>
        </w:tc>
        <w:tc>
          <w:tcPr>
            <w:tcW w:w="1474" w:type="pct"/>
            <w:vAlign w:val="center"/>
          </w:tcPr>
          <w:p w14:paraId="624BD179" w14:textId="66A1B6A9" w:rsidR="00D27D6B" w:rsidRPr="00960375" w:rsidRDefault="00366CCB" w:rsidP="00D961B6">
            <w:pPr>
              <w:spacing w:before="40" w:after="40"/>
              <w:rPr>
                <w:rFonts w:cs="Arial"/>
                <w:sz w:val="21"/>
                <w:szCs w:val="21"/>
              </w:rPr>
            </w:pPr>
            <w:hyperlink r:id="rId22" w:history="1">
              <w:r w:rsidR="00960375" w:rsidRPr="00960375">
                <w:rPr>
                  <w:rStyle w:val="Hyperlink"/>
                  <w:rFonts w:cs="Arial"/>
                  <w:sz w:val="21"/>
                  <w:szCs w:val="21"/>
                </w:rPr>
                <w:t>http://pdapps.gene.com/kld</w:t>
              </w:r>
            </w:hyperlink>
          </w:p>
        </w:tc>
        <w:tc>
          <w:tcPr>
            <w:tcW w:w="1474" w:type="pct"/>
            <w:vAlign w:val="center"/>
          </w:tcPr>
          <w:p w14:paraId="11AFE953" w14:textId="7E7F297D" w:rsidR="00D27D6B" w:rsidRPr="00960375" w:rsidRDefault="00366CCB">
            <w:pPr>
              <w:spacing w:before="40" w:after="40"/>
              <w:rPr>
                <w:rFonts w:cs="Arial"/>
                <w:sz w:val="21"/>
                <w:szCs w:val="21"/>
              </w:rPr>
            </w:pPr>
            <w:hyperlink r:id="rId23" w:history="1">
              <w:r w:rsidR="00D27D6B" w:rsidRPr="00960375">
                <w:rPr>
                  <w:rStyle w:val="Hyperlink"/>
                  <w:rFonts w:cs="Arial"/>
                  <w:sz w:val="21"/>
                  <w:szCs w:val="21"/>
                </w:rPr>
                <w:t>http://pdappsqa.gene.com/kld</w:t>
              </w:r>
            </w:hyperlink>
          </w:p>
        </w:tc>
        <w:tc>
          <w:tcPr>
            <w:tcW w:w="1422" w:type="pct"/>
            <w:vAlign w:val="center"/>
          </w:tcPr>
          <w:p w14:paraId="1BBBCE82" w14:textId="133DE0AA" w:rsidR="00D27D6B" w:rsidRPr="00960375" w:rsidRDefault="00366CCB" w:rsidP="00C97846">
            <w:pPr>
              <w:spacing w:before="40" w:after="40"/>
              <w:rPr>
                <w:rFonts w:cs="Arial"/>
                <w:color w:val="0000FF"/>
                <w:sz w:val="21"/>
                <w:szCs w:val="21"/>
              </w:rPr>
            </w:pPr>
            <w:hyperlink r:id="rId24" w:history="1">
              <w:r w:rsidR="00D27D6B" w:rsidRPr="00960375">
                <w:rPr>
                  <w:rStyle w:val="Hyperlink"/>
                  <w:rFonts w:cs="Arial"/>
                  <w:sz w:val="21"/>
                  <w:szCs w:val="21"/>
                </w:rPr>
                <w:t>http://vcorpjbprd06.gene.com:8180/kld</w:t>
              </w:r>
            </w:hyperlink>
          </w:p>
        </w:tc>
      </w:tr>
      <w:tr w:rsidR="00D27D6B" w:rsidRPr="00DD2980" w14:paraId="35A2F49A" w14:textId="77777777" w:rsidTr="00960375">
        <w:trPr>
          <w:cantSplit/>
          <w:trHeight w:val="420"/>
        </w:trPr>
        <w:tc>
          <w:tcPr>
            <w:tcW w:w="630" w:type="pct"/>
            <w:vMerge w:val="restart"/>
            <w:vAlign w:val="center"/>
          </w:tcPr>
          <w:p w14:paraId="23B65902" w14:textId="6335C7C6" w:rsidR="00D27D6B" w:rsidRPr="00960375" w:rsidRDefault="00D27D6B">
            <w:pPr>
              <w:spacing w:before="40" w:after="40"/>
              <w:rPr>
                <w:rFonts w:cs="Arial"/>
                <w:sz w:val="21"/>
                <w:szCs w:val="21"/>
              </w:rPr>
            </w:pPr>
            <w:r w:rsidRPr="00960375">
              <w:rPr>
                <w:rFonts w:cs="Arial"/>
                <w:sz w:val="21"/>
                <w:szCs w:val="21"/>
              </w:rPr>
              <w:t>&lt;JBOSS SERVER URL&gt;</w:t>
            </w:r>
          </w:p>
        </w:tc>
        <w:tc>
          <w:tcPr>
            <w:tcW w:w="1474" w:type="pct"/>
            <w:vAlign w:val="center"/>
          </w:tcPr>
          <w:p w14:paraId="35DC02E5" w14:textId="0F336F67" w:rsidR="00D27D6B" w:rsidRPr="00960375" w:rsidRDefault="00366CCB" w:rsidP="00D961B6">
            <w:pPr>
              <w:spacing w:before="40" w:after="40"/>
              <w:rPr>
                <w:sz w:val="21"/>
                <w:szCs w:val="21"/>
              </w:rPr>
            </w:pPr>
            <w:hyperlink r:id="rId25" w:history="1">
              <w:r w:rsidR="00D27D6B" w:rsidRPr="00960375">
                <w:rPr>
                  <w:rStyle w:val="Hyperlink"/>
                  <w:sz w:val="21"/>
                  <w:szCs w:val="21"/>
                </w:rPr>
                <w:t>http://10.37.17.42:8180/kld</w:t>
              </w:r>
            </w:hyperlink>
          </w:p>
          <w:p w14:paraId="258154D4" w14:textId="1E016067" w:rsidR="00D27D6B" w:rsidRPr="00960375" w:rsidRDefault="00D27D6B" w:rsidP="00D961B6">
            <w:pPr>
              <w:spacing w:before="40" w:after="40"/>
              <w:rPr>
                <w:sz w:val="21"/>
                <w:szCs w:val="21"/>
              </w:rPr>
            </w:pPr>
            <w:r w:rsidRPr="00960375">
              <w:rPr>
                <w:sz w:val="21"/>
                <w:szCs w:val="21"/>
              </w:rPr>
              <w:t>(</w:t>
            </w:r>
            <w:r w:rsidRPr="00960375">
              <w:rPr>
                <w:rFonts w:cs="Arial"/>
                <w:sz w:val="21"/>
                <w:szCs w:val="21"/>
              </w:rPr>
              <w:t>vcorpjbprd04.gene.com)</w:t>
            </w:r>
          </w:p>
        </w:tc>
        <w:tc>
          <w:tcPr>
            <w:tcW w:w="1474" w:type="pct"/>
            <w:vAlign w:val="center"/>
          </w:tcPr>
          <w:p w14:paraId="6DA01E35" w14:textId="7542AC0F" w:rsidR="00D27D6B" w:rsidRPr="00960375" w:rsidRDefault="00366CCB" w:rsidP="00D961B6">
            <w:pPr>
              <w:spacing w:before="40" w:after="40"/>
              <w:rPr>
                <w:sz w:val="21"/>
                <w:szCs w:val="21"/>
              </w:rPr>
            </w:pPr>
            <w:hyperlink r:id="rId26" w:history="1">
              <w:r w:rsidR="00DD5464">
                <w:rPr>
                  <w:rStyle w:val="Hyperlink"/>
                  <w:sz w:val="21"/>
                  <w:szCs w:val="21"/>
                </w:rPr>
                <w:t>https://vcorpjbqa04.gene.com:8543/kld/</w:t>
              </w:r>
            </w:hyperlink>
            <w:r w:rsidR="00960375">
              <w:rPr>
                <w:sz w:val="21"/>
                <w:szCs w:val="21"/>
              </w:rPr>
              <w:br/>
            </w:r>
            <w:r w:rsidR="00D27D6B" w:rsidRPr="00960375">
              <w:rPr>
                <w:sz w:val="21"/>
                <w:szCs w:val="21"/>
              </w:rPr>
              <w:t>(</w:t>
            </w:r>
            <w:r w:rsidR="00D27D6B" w:rsidRPr="00960375">
              <w:rPr>
                <w:rFonts w:cs="Arial"/>
                <w:sz w:val="21"/>
                <w:szCs w:val="21"/>
              </w:rPr>
              <w:t>vcorpjbqa04.gene.com)</w:t>
            </w:r>
          </w:p>
        </w:tc>
        <w:tc>
          <w:tcPr>
            <w:tcW w:w="1422" w:type="pct"/>
            <w:vMerge w:val="restart"/>
            <w:vAlign w:val="center"/>
          </w:tcPr>
          <w:p w14:paraId="5EDDA08A" w14:textId="7C635EF2" w:rsidR="00D27D6B" w:rsidRPr="00E13600" w:rsidRDefault="00D27D6B">
            <w:pPr>
              <w:spacing w:before="40" w:after="40"/>
              <w:rPr>
                <w:rFonts w:cs="Arial"/>
                <w:sz w:val="21"/>
                <w:szCs w:val="21"/>
              </w:rPr>
            </w:pPr>
            <w:r w:rsidRPr="00233400">
              <w:rPr>
                <w:rFonts w:cs="Arial"/>
                <w:sz w:val="21"/>
                <w:szCs w:val="21"/>
              </w:rPr>
              <w:t>N/A</w:t>
            </w:r>
          </w:p>
        </w:tc>
      </w:tr>
      <w:tr w:rsidR="00D27D6B" w:rsidRPr="00DD2980" w14:paraId="17F6CD39" w14:textId="77777777" w:rsidTr="00960375">
        <w:trPr>
          <w:cantSplit/>
          <w:trHeight w:val="420"/>
        </w:trPr>
        <w:tc>
          <w:tcPr>
            <w:tcW w:w="630" w:type="pct"/>
            <w:vMerge/>
            <w:vAlign w:val="center"/>
          </w:tcPr>
          <w:p w14:paraId="156986D7" w14:textId="77777777" w:rsidR="00D27D6B" w:rsidRPr="00960375" w:rsidRDefault="00D27D6B" w:rsidP="00D961B6">
            <w:pPr>
              <w:spacing w:before="40" w:after="40"/>
              <w:rPr>
                <w:rFonts w:cs="Arial"/>
                <w:sz w:val="21"/>
                <w:szCs w:val="21"/>
              </w:rPr>
            </w:pPr>
          </w:p>
        </w:tc>
        <w:tc>
          <w:tcPr>
            <w:tcW w:w="1474" w:type="pct"/>
            <w:vAlign w:val="center"/>
          </w:tcPr>
          <w:p w14:paraId="0C669E3B" w14:textId="177F222C" w:rsidR="00D27D6B" w:rsidRPr="00960375" w:rsidRDefault="00366CCB" w:rsidP="00D961B6">
            <w:pPr>
              <w:spacing w:before="40" w:after="40"/>
              <w:rPr>
                <w:sz w:val="21"/>
                <w:szCs w:val="21"/>
              </w:rPr>
            </w:pPr>
            <w:hyperlink r:id="rId27" w:history="1">
              <w:r w:rsidR="00960375" w:rsidRPr="00960375">
                <w:rPr>
                  <w:rStyle w:val="Hyperlink"/>
                  <w:sz w:val="21"/>
                  <w:szCs w:val="21"/>
                </w:rPr>
                <w:t>http://10.37.17.43:8180/kld</w:t>
              </w:r>
            </w:hyperlink>
            <w:r w:rsidR="00960375">
              <w:rPr>
                <w:sz w:val="21"/>
                <w:szCs w:val="21"/>
              </w:rPr>
              <w:br/>
            </w:r>
            <w:r w:rsidR="00D27D6B" w:rsidRPr="00960375">
              <w:rPr>
                <w:sz w:val="21"/>
                <w:szCs w:val="21"/>
              </w:rPr>
              <w:t>(</w:t>
            </w:r>
            <w:r w:rsidR="00D27D6B" w:rsidRPr="00960375">
              <w:rPr>
                <w:rFonts w:cs="Arial"/>
                <w:sz w:val="21"/>
                <w:szCs w:val="21"/>
              </w:rPr>
              <w:t>vcorpjbprd05.gene.com)</w:t>
            </w:r>
          </w:p>
        </w:tc>
        <w:tc>
          <w:tcPr>
            <w:tcW w:w="1474" w:type="pct"/>
            <w:vAlign w:val="center"/>
          </w:tcPr>
          <w:p w14:paraId="57D0F2C8" w14:textId="68331A97" w:rsidR="00D27D6B" w:rsidRPr="00960375" w:rsidRDefault="00366CCB">
            <w:pPr>
              <w:spacing w:before="40" w:after="40"/>
              <w:rPr>
                <w:sz w:val="21"/>
                <w:szCs w:val="21"/>
              </w:rPr>
            </w:pPr>
            <w:hyperlink r:id="rId28" w:history="1">
              <w:r w:rsidR="00DD5464">
                <w:rPr>
                  <w:rStyle w:val="Hyperlink"/>
                  <w:sz w:val="21"/>
                  <w:szCs w:val="21"/>
                </w:rPr>
                <w:t>https://vcorpjbqa05.gene.com:8543/kld/</w:t>
              </w:r>
            </w:hyperlink>
            <w:r w:rsidR="00AC2E17">
              <w:rPr>
                <w:sz w:val="21"/>
                <w:szCs w:val="21"/>
              </w:rPr>
              <w:br/>
            </w:r>
            <w:r w:rsidR="00D27D6B" w:rsidRPr="00960375">
              <w:rPr>
                <w:sz w:val="21"/>
                <w:szCs w:val="21"/>
              </w:rPr>
              <w:t>(vcorpjbqa05.gene.com)</w:t>
            </w:r>
          </w:p>
        </w:tc>
        <w:tc>
          <w:tcPr>
            <w:tcW w:w="1422" w:type="pct"/>
            <w:vMerge/>
          </w:tcPr>
          <w:p w14:paraId="05FEC916" w14:textId="3DD8906C" w:rsidR="00D27D6B" w:rsidRPr="00E13600" w:rsidRDefault="00D27D6B" w:rsidP="00EE47A8">
            <w:pPr>
              <w:spacing w:before="40" w:after="40"/>
              <w:rPr>
                <w:rFonts w:cs="Arial"/>
                <w:sz w:val="21"/>
                <w:szCs w:val="21"/>
              </w:rPr>
            </w:pPr>
          </w:p>
        </w:tc>
      </w:tr>
      <w:tr w:rsidR="00D27D6B" w:rsidRPr="00DD2980" w14:paraId="1588BD24" w14:textId="77777777" w:rsidTr="00960375">
        <w:trPr>
          <w:cantSplit/>
          <w:trHeight w:val="454"/>
        </w:trPr>
        <w:tc>
          <w:tcPr>
            <w:tcW w:w="630" w:type="pct"/>
            <w:vAlign w:val="center"/>
          </w:tcPr>
          <w:p w14:paraId="478E954E" w14:textId="213DD352" w:rsidR="00D27D6B" w:rsidRPr="00960375" w:rsidRDefault="009B264D" w:rsidP="00C615CB">
            <w:pPr>
              <w:spacing w:before="40" w:after="40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&lt;</w:t>
            </w:r>
            <w:r w:rsidR="00D27D6B" w:rsidRPr="00960375">
              <w:rPr>
                <w:rFonts w:cs="Arial"/>
                <w:sz w:val="21"/>
                <w:szCs w:val="21"/>
              </w:rPr>
              <w:t>JBOSS SERVER&gt;</w:t>
            </w:r>
          </w:p>
        </w:tc>
        <w:tc>
          <w:tcPr>
            <w:tcW w:w="1474" w:type="pct"/>
            <w:vAlign w:val="center"/>
          </w:tcPr>
          <w:p w14:paraId="4402B79D" w14:textId="77777777" w:rsidR="00D27D6B" w:rsidRPr="00960375" w:rsidRDefault="00D27D6B" w:rsidP="00F550F0">
            <w:pPr>
              <w:spacing w:before="40" w:after="40"/>
              <w:rPr>
                <w:rFonts w:cs="Arial"/>
                <w:sz w:val="21"/>
                <w:szCs w:val="21"/>
              </w:rPr>
            </w:pPr>
            <w:r w:rsidRPr="00960375">
              <w:rPr>
                <w:rFonts w:cs="Arial"/>
                <w:sz w:val="21"/>
                <w:szCs w:val="21"/>
              </w:rPr>
              <w:t>vcorpjbprd04.gene.com / vcorpjbprd05.gene.com</w:t>
            </w:r>
          </w:p>
        </w:tc>
        <w:tc>
          <w:tcPr>
            <w:tcW w:w="1474" w:type="pct"/>
            <w:vAlign w:val="center"/>
          </w:tcPr>
          <w:p w14:paraId="374AD98D" w14:textId="77777777" w:rsidR="00D27D6B" w:rsidRPr="00960375" w:rsidRDefault="00D27D6B" w:rsidP="00F550F0">
            <w:pPr>
              <w:spacing w:before="40" w:after="40"/>
              <w:rPr>
                <w:rFonts w:cs="Arial"/>
                <w:sz w:val="21"/>
                <w:szCs w:val="21"/>
              </w:rPr>
            </w:pPr>
            <w:r w:rsidRPr="00960375">
              <w:rPr>
                <w:rFonts w:cs="Arial"/>
                <w:sz w:val="21"/>
                <w:szCs w:val="21"/>
              </w:rPr>
              <w:t>vcorpjbqa04.gene.com / vcorpjbqa05.gene.com</w:t>
            </w:r>
          </w:p>
        </w:tc>
        <w:tc>
          <w:tcPr>
            <w:tcW w:w="1422" w:type="pct"/>
            <w:vAlign w:val="center"/>
          </w:tcPr>
          <w:p w14:paraId="6F35E2F7" w14:textId="2051E498" w:rsidR="00D27D6B" w:rsidRPr="00E13600" w:rsidRDefault="00D27D6B" w:rsidP="00F550F0">
            <w:pPr>
              <w:spacing w:before="40" w:after="40"/>
              <w:rPr>
                <w:rFonts w:cs="Arial"/>
                <w:sz w:val="21"/>
                <w:szCs w:val="21"/>
              </w:rPr>
            </w:pPr>
            <w:r w:rsidRPr="00233400">
              <w:rPr>
                <w:rFonts w:cs="Arial"/>
                <w:sz w:val="21"/>
                <w:szCs w:val="21"/>
              </w:rPr>
              <w:t>vcorpjbprd06.gene.com</w:t>
            </w:r>
          </w:p>
        </w:tc>
      </w:tr>
      <w:tr w:rsidR="00D27D6B" w:rsidRPr="00DD2980" w14:paraId="360871AB" w14:textId="77777777" w:rsidTr="007C3EB5">
        <w:trPr>
          <w:cantSplit/>
          <w:trHeight w:val="454"/>
        </w:trPr>
        <w:tc>
          <w:tcPr>
            <w:tcW w:w="630" w:type="pct"/>
            <w:vAlign w:val="center"/>
          </w:tcPr>
          <w:p w14:paraId="39CCD0B1" w14:textId="5BE0A2D7" w:rsidR="00D27D6B" w:rsidRPr="00960375" w:rsidRDefault="00D27D6B" w:rsidP="00F550F0">
            <w:pPr>
              <w:spacing w:before="40" w:after="40"/>
              <w:rPr>
                <w:rFonts w:cs="Arial"/>
                <w:sz w:val="21"/>
                <w:szCs w:val="21"/>
              </w:rPr>
            </w:pPr>
            <w:r w:rsidRPr="00960375">
              <w:rPr>
                <w:rFonts w:cs="Arial"/>
                <w:sz w:val="21"/>
                <w:szCs w:val="21"/>
              </w:rPr>
              <w:t>&lt;DATABASE INSTANCE&gt;</w:t>
            </w:r>
          </w:p>
        </w:tc>
        <w:tc>
          <w:tcPr>
            <w:tcW w:w="1474" w:type="pct"/>
            <w:vAlign w:val="center"/>
          </w:tcPr>
          <w:p w14:paraId="016EDC23" w14:textId="53D3F8D5" w:rsidR="00D27D6B" w:rsidRPr="00960375" w:rsidRDefault="00D27D6B" w:rsidP="00F550F0">
            <w:pPr>
              <w:spacing w:before="40" w:after="40"/>
              <w:rPr>
                <w:rFonts w:cs="Arial"/>
                <w:sz w:val="21"/>
                <w:szCs w:val="21"/>
                <w:highlight w:val="yellow"/>
              </w:rPr>
            </w:pPr>
            <w:r w:rsidRPr="00C97846">
              <w:rPr>
                <w:rFonts w:cs="Arial"/>
                <w:sz w:val="21"/>
                <w:szCs w:val="21"/>
              </w:rPr>
              <w:t>k</w:t>
            </w:r>
            <w:r w:rsidRPr="00960375">
              <w:rPr>
                <w:rFonts w:cs="Arial"/>
                <w:sz w:val="21"/>
                <w:szCs w:val="21"/>
              </w:rPr>
              <w:t>ldp</w:t>
            </w:r>
            <w:r w:rsidRPr="00C97846">
              <w:rPr>
                <w:rFonts w:cs="Arial"/>
                <w:sz w:val="21"/>
                <w:szCs w:val="21"/>
              </w:rPr>
              <w:t>1</w:t>
            </w:r>
          </w:p>
        </w:tc>
        <w:tc>
          <w:tcPr>
            <w:tcW w:w="1474" w:type="pct"/>
            <w:vAlign w:val="center"/>
          </w:tcPr>
          <w:p w14:paraId="14FFE948" w14:textId="05FDDE59" w:rsidR="00D27D6B" w:rsidRPr="00960375" w:rsidRDefault="00D27D6B" w:rsidP="00F550F0">
            <w:pPr>
              <w:spacing w:before="40" w:after="40"/>
              <w:rPr>
                <w:rFonts w:cs="Arial"/>
                <w:sz w:val="21"/>
                <w:szCs w:val="21"/>
                <w:highlight w:val="yellow"/>
              </w:rPr>
            </w:pPr>
            <w:r w:rsidRPr="00C97846">
              <w:rPr>
                <w:rFonts w:cs="Arial"/>
                <w:sz w:val="21"/>
                <w:szCs w:val="21"/>
              </w:rPr>
              <w:t>k</w:t>
            </w:r>
            <w:r w:rsidRPr="00960375">
              <w:rPr>
                <w:rFonts w:cs="Arial"/>
                <w:sz w:val="21"/>
                <w:szCs w:val="21"/>
              </w:rPr>
              <w:t>ldu</w:t>
            </w:r>
            <w:r w:rsidRPr="00C97846">
              <w:rPr>
                <w:rFonts w:cs="Arial"/>
                <w:sz w:val="21"/>
                <w:szCs w:val="21"/>
              </w:rPr>
              <w:t>1</w:t>
            </w:r>
          </w:p>
        </w:tc>
        <w:tc>
          <w:tcPr>
            <w:tcW w:w="1422" w:type="pct"/>
            <w:vAlign w:val="center"/>
          </w:tcPr>
          <w:p w14:paraId="1FC82DA4" w14:textId="0BF1D987" w:rsidR="00D27D6B" w:rsidRPr="00E13600" w:rsidRDefault="00233400" w:rsidP="007C3EB5">
            <w:pPr>
              <w:spacing w:before="40" w:after="40"/>
              <w:rPr>
                <w:rFonts w:cs="Arial"/>
                <w:sz w:val="21"/>
                <w:szCs w:val="21"/>
                <w:highlight w:val="yellow"/>
              </w:rPr>
            </w:pPr>
            <w:r w:rsidRPr="00233400">
              <w:rPr>
                <w:rFonts w:cs="Arial"/>
                <w:sz w:val="21"/>
                <w:szCs w:val="21"/>
              </w:rPr>
              <w:t>klds1</w:t>
            </w:r>
          </w:p>
        </w:tc>
      </w:tr>
      <w:tr w:rsidR="009F6627" w:rsidRPr="00DD2980" w14:paraId="2D15FD75" w14:textId="77777777" w:rsidTr="009F6627">
        <w:trPr>
          <w:cantSplit/>
          <w:trHeight w:val="454"/>
        </w:trPr>
        <w:tc>
          <w:tcPr>
            <w:tcW w:w="630" w:type="pct"/>
            <w:vAlign w:val="center"/>
          </w:tcPr>
          <w:p w14:paraId="29622123" w14:textId="4A90BDE9" w:rsidR="009F6627" w:rsidRPr="00960375" w:rsidRDefault="009F6627" w:rsidP="00F550F0">
            <w:pPr>
              <w:spacing w:before="40" w:after="40"/>
              <w:rPr>
                <w:rFonts w:cs="Arial"/>
                <w:sz w:val="21"/>
                <w:szCs w:val="21"/>
              </w:rPr>
            </w:pPr>
            <w:r>
              <w:rPr>
                <w:rFonts w:cs="Arial"/>
                <w:sz w:val="21"/>
                <w:szCs w:val="21"/>
              </w:rPr>
              <w:t>&lt;TEST PROTOCOL&gt;</w:t>
            </w:r>
          </w:p>
        </w:tc>
        <w:tc>
          <w:tcPr>
            <w:tcW w:w="4370" w:type="pct"/>
            <w:gridSpan w:val="3"/>
            <w:vAlign w:val="center"/>
          </w:tcPr>
          <w:p w14:paraId="230FB817" w14:textId="2753958E" w:rsidR="009F6627" w:rsidRPr="00E13600" w:rsidRDefault="009F6627" w:rsidP="009F6627">
            <w:pPr>
              <w:spacing w:before="40" w:after="40"/>
              <w:rPr>
                <w:rFonts w:cs="Arial"/>
                <w:sz w:val="21"/>
                <w:szCs w:val="21"/>
                <w:highlight w:val="yellow"/>
              </w:rPr>
            </w:pPr>
            <w:r w:rsidRPr="00233400">
              <w:rPr>
                <w:rFonts w:cs="Arial"/>
                <w:sz w:val="21"/>
                <w:szCs w:val="21"/>
              </w:rPr>
              <w:t>IT0002</w:t>
            </w:r>
          </w:p>
        </w:tc>
      </w:tr>
      <w:tr w:rsidR="00D27D6B" w:rsidRPr="00DD2980" w14:paraId="39F672E9" w14:textId="77777777" w:rsidTr="00960375">
        <w:trPr>
          <w:cantSplit/>
          <w:trHeight w:val="454"/>
        </w:trPr>
        <w:tc>
          <w:tcPr>
            <w:tcW w:w="630" w:type="pct"/>
            <w:vAlign w:val="center"/>
          </w:tcPr>
          <w:p w14:paraId="7CFD74C0" w14:textId="1161CA35" w:rsidR="00D27D6B" w:rsidRPr="00960375" w:rsidRDefault="00D27D6B" w:rsidP="00C615CB">
            <w:pPr>
              <w:spacing w:before="40" w:after="40"/>
              <w:rPr>
                <w:rFonts w:cs="Arial"/>
                <w:sz w:val="21"/>
                <w:szCs w:val="21"/>
              </w:rPr>
            </w:pPr>
            <w:r w:rsidRPr="00960375">
              <w:rPr>
                <w:rFonts w:cs="Arial"/>
                <w:sz w:val="21"/>
                <w:szCs w:val="21"/>
              </w:rPr>
              <w:t>&lt;VALICERT  VENDOR DIRECTORY&gt;</w:t>
            </w:r>
          </w:p>
        </w:tc>
        <w:tc>
          <w:tcPr>
            <w:tcW w:w="1474" w:type="pct"/>
            <w:vAlign w:val="center"/>
          </w:tcPr>
          <w:p w14:paraId="2274DC78" w14:textId="6F9700BC" w:rsidR="00D27D6B" w:rsidRPr="00960375" w:rsidRDefault="00D27D6B">
            <w:pPr>
              <w:spacing w:before="40" w:after="40"/>
              <w:rPr>
                <w:rFonts w:cs="Arial"/>
                <w:sz w:val="21"/>
                <w:szCs w:val="21"/>
              </w:rPr>
            </w:pPr>
            <w:r w:rsidRPr="00960375">
              <w:rPr>
                <w:rFonts w:cs="Arial"/>
                <w:sz w:val="21"/>
                <w:szCs w:val="21"/>
              </w:rPr>
              <w:t>\\ridnsg801.nala.roche.com\Valicert_temp\SFTP\PGL\PDI\Randomisation\FORTEST\ToRoche</w:t>
            </w:r>
          </w:p>
        </w:tc>
        <w:tc>
          <w:tcPr>
            <w:tcW w:w="1474" w:type="pct"/>
            <w:vAlign w:val="center"/>
          </w:tcPr>
          <w:p w14:paraId="783A9EAA" w14:textId="77777777" w:rsidR="00D27D6B" w:rsidRPr="00960375" w:rsidRDefault="00D27D6B" w:rsidP="00F550F0">
            <w:pPr>
              <w:spacing w:before="40" w:after="40"/>
              <w:rPr>
                <w:rFonts w:cs="Arial"/>
                <w:sz w:val="21"/>
                <w:szCs w:val="21"/>
              </w:rPr>
            </w:pPr>
            <w:r w:rsidRPr="00960375">
              <w:rPr>
                <w:rFonts w:cs="Arial"/>
                <w:sz w:val="21"/>
                <w:szCs w:val="21"/>
              </w:rPr>
              <w:t>\\ridnsg801.nala.roche.com\Valicert_temp\SFTP\PGL\PDI\Randomisation\corpjbqa01\FORTEST\ToRoche</w:t>
            </w:r>
          </w:p>
        </w:tc>
        <w:tc>
          <w:tcPr>
            <w:tcW w:w="1422" w:type="pct"/>
            <w:vAlign w:val="center"/>
          </w:tcPr>
          <w:p w14:paraId="55A3FB6A" w14:textId="5299A581" w:rsidR="00D27D6B" w:rsidRPr="00960375" w:rsidRDefault="00D27D6B" w:rsidP="00F550F0">
            <w:pPr>
              <w:spacing w:before="40" w:after="40"/>
              <w:rPr>
                <w:rFonts w:cs="Arial"/>
                <w:sz w:val="21"/>
                <w:szCs w:val="21"/>
              </w:rPr>
            </w:pPr>
            <w:r w:rsidRPr="00960375">
              <w:rPr>
                <w:rFonts w:cs="Arial"/>
                <w:sz w:val="21"/>
                <w:szCs w:val="21"/>
              </w:rPr>
              <w:t>\\ridnsg801.nala.roche.com\Valicert_temp\SFTP\PGL\PDI\Randomisation\FORTEST\ToRoche</w:t>
            </w:r>
          </w:p>
        </w:tc>
      </w:tr>
    </w:tbl>
    <w:p w14:paraId="3EA31C80" w14:textId="77777777" w:rsidR="00EE47A8" w:rsidRPr="00EE47A8" w:rsidRDefault="00EE47A8" w:rsidP="00EE47A8">
      <w:pPr>
        <w:rPr>
          <w:rFonts w:cs="Arial"/>
        </w:rPr>
      </w:pPr>
    </w:p>
    <w:p w14:paraId="12893BC3" w14:textId="77777777" w:rsidR="00EE47A8" w:rsidRDefault="00EE47A8" w:rsidP="00EE47A8">
      <w:pPr>
        <w:pStyle w:val="Text"/>
        <w:rPr>
          <w:lang w:eastAsia="ja-JP"/>
        </w:rPr>
      </w:pPr>
    </w:p>
    <w:p w14:paraId="35C6527A" w14:textId="77777777" w:rsidR="00EE47A8" w:rsidRDefault="00EE47A8">
      <w:pPr>
        <w:rPr>
          <w:b/>
          <w:caps/>
          <w:szCs w:val="24"/>
          <w:lang w:eastAsia="de-DE"/>
        </w:rPr>
      </w:pPr>
      <w:bookmarkStart w:id="68" w:name="_Toc452369911"/>
      <w:r>
        <w:rPr>
          <w:b/>
          <w:caps/>
          <w:szCs w:val="24"/>
          <w:lang w:eastAsia="de-DE"/>
        </w:rPr>
        <w:br w:type="page"/>
      </w:r>
    </w:p>
    <w:p w14:paraId="1456D35C" w14:textId="77777777" w:rsidR="00EE47A8" w:rsidRPr="00EE47A8" w:rsidRDefault="00441614" w:rsidP="00D961B6">
      <w:pPr>
        <w:pStyle w:val="Heading1"/>
        <w:numPr>
          <w:ilvl w:val="0"/>
          <w:numId w:val="0"/>
        </w:numPr>
        <w:ind w:left="1134" w:hanging="1134"/>
      </w:pPr>
      <w:bookmarkStart w:id="69" w:name="_Appendix_B_–"/>
      <w:bookmarkStart w:id="70" w:name="_Toc465673638"/>
      <w:bookmarkStart w:id="71" w:name="_Toc47538655"/>
      <w:bookmarkEnd w:id="69"/>
      <w:r>
        <w:lastRenderedPageBreak/>
        <w:t>Appendix</w:t>
      </w:r>
      <w:r w:rsidR="00EE47A8" w:rsidRPr="00EE47A8">
        <w:t xml:space="preserve"> B – Test Eviden</w:t>
      </w:r>
      <w:r w:rsidR="008F7287">
        <w:t>ce</w:t>
      </w:r>
      <w:bookmarkEnd w:id="68"/>
      <w:bookmarkEnd w:id="70"/>
      <w:bookmarkEnd w:id="71"/>
    </w:p>
    <w:p w14:paraId="61F73D5F" w14:textId="2D408293" w:rsidR="00EE47A8" w:rsidRPr="00EE47A8" w:rsidRDefault="00EE47A8" w:rsidP="00EE47A8">
      <w:pPr>
        <w:rPr>
          <w:lang w:eastAsia="de-DE"/>
        </w:rPr>
      </w:pPr>
      <w:r w:rsidRPr="00EE47A8">
        <w:rPr>
          <w:lang w:eastAsia="de-DE"/>
        </w:rPr>
        <w:t xml:space="preserve">Add screenshots as required </w:t>
      </w:r>
      <w:r w:rsidR="00DD2980">
        <w:rPr>
          <w:lang w:eastAsia="de-DE"/>
        </w:rPr>
        <w:t>in this</w:t>
      </w:r>
      <w:r w:rsidR="00DD2980" w:rsidRPr="00EE47A8">
        <w:rPr>
          <w:lang w:eastAsia="de-DE"/>
        </w:rPr>
        <w:t xml:space="preserve"> </w:t>
      </w:r>
      <w:r w:rsidRPr="00EE47A8">
        <w:rPr>
          <w:lang w:eastAsia="de-DE"/>
        </w:rPr>
        <w:t>test case</w:t>
      </w:r>
      <w:r w:rsidR="00DD2980">
        <w:rPr>
          <w:lang w:eastAsia="de-DE"/>
        </w:rPr>
        <w:t xml:space="preserve"> document</w:t>
      </w:r>
      <w:r w:rsidR="00AC2E17">
        <w:rPr>
          <w:lang w:eastAsia="de-DE"/>
        </w:rPr>
        <w:t xml:space="preserve"> execution from section 5</w:t>
      </w:r>
      <w:r w:rsidR="007A4F19">
        <w:rPr>
          <w:lang w:eastAsia="de-DE"/>
        </w:rPr>
        <w:t>.</w:t>
      </w:r>
    </w:p>
    <w:p w14:paraId="64FA5441" w14:textId="77777777" w:rsidR="003F4665" w:rsidRDefault="003F4665" w:rsidP="00EE47A8">
      <w:pPr>
        <w:pStyle w:val="Text"/>
        <w:rPr>
          <w:lang w:eastAsia="ja-JP"/>
        </w:rPr>
      </w:pPr>
    </w:p>
    <w:p w14:paraId="0F285868" w14:textId="19E49E67" w:rsidR="00A70BE4" w:rsidRDefault="003F4665" w:rsidP="00EE47A8">
      <w:pPr>
        <w:pStyle w:val="Text"/>
        <w:rPr>
          <w:lang w:eastAsia="ja-JP"/>
        </w:rPr>
      </w:pPr>
      <w:bookmarkStart w:id="72" w:name="Screenshot1"/>
      <w:r>
        <w:rPr>
          <w:lang w:eastAsia="ja-JP"/>
        </w:rPr>
        <w:t>Screenshot</w:t>
      </w:r>
      <w:r w:rsidR="00DD2980">
        <w:rPr>
          <w:lang w:eastAsia="ja-JP"/>
        </w:rPr>
        <w:t xml:space="preserve"> </w:t>
      </w:r>
      <w:r w:rsidR="00B3495A">
        <w:rPr>
          <w:lang w:eastAsia="ja-JP"/>
        </w:rPr>
        <w:t xml:space="preserve">step </w:t>
      </w:r>
      <w:r w:rsidR="00B3495A" w:rsidRPr="00B3495A">
        <w:rPr>
          <w:lang w:eastAsia="ja-JP"/>
        </w:rPr>
        <w:t>5.1.1</w:t>
      </w:r>
      <w:bookmarkEnd w:id="72"/>
      <w:r>
        <w:rPr>
          <w:lang w:eastAsia="ja-JP"/>
        </w:rPr>
        <w:t>:</w:t>
      </w:r>
      <w:r w:rsidR="00C63D80">
        <w:rPr>
          <w:lang w:eastAsia="ja-JP"/>
        </w:rPr>
        <w:tab/>
      </w:r>
      <w:r w:rsidR="0035388E">
        <w:rPr>
          <w:noProof/>
          <w:lang w:val="pl-PL" w:eastAsia="pl-PL"/>
        </w:rPr>
        <w:drawing>
          <wp:inline distT="0" distB="0" distL="0" distR="0" wp14:anchorId="54B83945" wp14:editId="2037BCA7">
            <wp:extent cx="8516620" cy="39382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6620" cy="3938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D2D46D" w14:textId="77777777" w:rsidR="0035388E" w:rsidRDefault="00C63D80" w:rsidP="00EE47A8">
      <w:pPr>
        <w:pStyle w:val="Text"/>
        <w:rPr>
          <w:lang w:eastAsia="ja-JP"/>
        </w:rPr>
      </w:pPr>
      <w:r>
        <w:rPr>
          <w:lang w:eastAsia="ja-JP"/>
        </w:rPr>
        <w:tab/>
      </w:r>
    </w:p>
    <w:p w14:paraId="57E830EE" w14:textId="52157FC0" w:rsidR="00C63D80" w:rsidRPr="00D961B6" w:rsidRDefault="00C63D80" w:rsidP="00EE47A8">
      <w:pPr>
        <w:pStyle w:val="Text"/>
        <w:rPr>
          <w:color w:val="D9D9D9" w:themeColor="background1" w:themeShade="D9"/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</w:p>
    <w:p w14:paraId="01A9F521" w14:textId="5E73A45D" w:rsidR="003F4665" w:rsidRDefault="003F4665" w:rsidP="00EE47A8">
      <w:pPr>
        <w:pStyle w:val="Text"/>
        <w:rPr>
          <w:lang w:eastAsia="ja-JP"/>
        </w:rPr>
      </w:pPr>
      <w:bookmarkStart w:id="73" w:name="Screenshot2"/>
      <w:r>
        <w:rPr>
          <w:lang w:eastAsia="ja-JP"/>
        </w:rPr>
        <w:lastRenderedPageBreak/>
        <w:t>Screenshot</w:t>
      </w:r>
      <w:r w:rsidR="00DD2980">
        <w:rPr>
          <w:lang w:eastAsia="ja-JP"/>
        </w:rPr>
        <w:t xml:space="preserve"> </w:t>
      </w:r>
      <w:r w:rsidR="00B3495A" w:rsidRPr="00B3495A">
        <w:rPr>
          <w:lang w:eastAsia="ja-JP"/>
        </w:rPr>
        <w:t>step 5.2.2</w:t>
      </w:r>
      <w:bookmarkEnd w:id="73"/>
      <w:r>
        <w:rPr>
          <w:lang w:eastAsia="ja-JP"/>
        </w:rPr>
        <w:t>:</w:t>
      </w:r>
      <w:r w:rsidR="00B435F9">
        <w:rPr>
          <w:lang w:eastAsia="ja-JP"/>
        </w:rPr>
        <w:t xml:space="preserve"> </w:t>
      </w:r>
    </w:p>
    <w:p w14:paraId="702D9E38" w14:textId="3B620B74" w:rsidR="003F4665" w:rsidRDefault="0035388E" w:rsidP="00EE47A8">
      <w:pPr>
        <w:pStyle w:val="Text"/>
        <w:rPr>
          <w:lang w:eastAsia="ja-JP"/>
        </w:rPr>
      </w:pPr>
      <w:ins w:id="74" w:author="Matacz, Aleksandra {FIEV~Poznan}" w:date="2023-04-03T14:06:00Z">
        <w:r>
          <w:rPr>
            <w:noProof/>
            <w:lang w:val="pl-PL" w:eastAsia="pl-PL"/>
          </w:rPr>
          <w:drawing>
            <wp:inline distT="0" distB="0" distL="0" distR="0" wp14:anchorId="3B5E3F07" wp14:editId="4CCAE08B">
              <wp:extent cx="8514080" cy="3774440"/>
              <wp:effectExtent l="0" t="0" r="1270" b="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8514080" cy="377444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9CCDA07" w14:textId="77777777" w:rsidR="0035388E" w:rsidRDefault="00554FFF" w:rsidP="00EE47A8">
      <w:pPr>
        <w:pStyle w:val="Text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</w:r>
    </w:p>
    <w:p w14:paraId="39311E8F" w14:textId="77777777" w:rsidR="0035388E" w:rsidRDefault="0035388E" w:rsidP="00EE47A8">
      <w:pPr>
        <w:pStyle w:val="Text"/>
        <w:rPr>
          <w:lang w:eastAsia="ja-JP"/>
        </w:rPr>
      </w:pPr>
    </w:p>
    <w:p w14:paraId="25248345" w14:textId="77777777" w:rsidR="0035388E" w:rsidRDefault="0035388E" w:rsidP="00EE47A8">
      <w:pPr>
        <w:pStyle w:val="Text"/>
        <w:rPr>
          <w:lang w:eastAsia="ja-JP"/>
        </w:rPr>
      </w:pPr>
    </w:p>
    <w:p w14:paraId="12C77AF2" w14:textId="77777777" w:rsidR="0035388E" w:rsidRDefault="0035388E" w:rsidP="00EE47A8">
      <w:pPr>
        <w:pStyle w:val="Text"/>
        <w:rPr>
          <w:lang w:eastAsia="ja-JP"/>
        </w:rPr>
      </w:pPr>
    </w:p>
    <w:p w14:paraId="211BC322" w14:textId="410909BD" w:rsidR="00554FFF" w:rsidRDefault="00554FFF" w:rsidP="00EE47A8">
      <w:pPr>
        <w:pStyle w:val="Text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</w:p>
    <w:p w14:paraId="4119A6E0" w14:textId="469FDAED" w:rsidR="003F4665" w:rsidRDefault="003F4665" w:rsidP="00EE47A8">
      <w:pPr>
        <w:pStyle w:val="Text"/>
        <w:rPr>
          <w:lang w:eastAsia="ja-JP"/>
        </w:rPr>
      </w:pPr>
      <w:bookmarkStart w:id="75" w:name="Screenshot3"/>
      <w:r>
        <w:rPr>
          <w:lang w:eastAsia="ja-JP"/>
        </w:rPr>
        <w:lastRenderedPageBreak/>
        <w:t>Screenshot</w:t>
      </w:r>
      <w:r w:rsidR="00DD2980">
        <w:rPr>
          <w:lang w:eastAsia="ja-JP"/>
        </w:rPr>
        <w:t xml:space="preserve"> </w:t>
      </w:r>
      <w:r w:rsidR="00B3495A" w:rsidRPr="00B3495A">
        <w:rPr>
          <w:lang w:eastAsia="ja-JP"/>
        </w:rPr>
        <w:t>step 5.3.6</w:t>
      </w:r>
      <w:bookmarkEnd w:id="75"/>
      <w:r>
        <w:rPr>
          <w:lang w:eastAsia="ja-JP"/>
        </w:rPr>
        <w:t>:</w:t>
      </w:r>
      <w:r w:rsidR="00B435F9">
        <w:rPr>
          <w:lang w:eastAsia="ja-JP"/>
        </w:rPr>
        <w:t xml:space="preserve"> </w:t>
      </w:r>
    </w:p>
    <w:p w14:paraId="1023A9B5" w14:textId="04EE8B0A" w:rsidR="003F4665" w:rsidRDefault="0035388E" w:rsidP="00EE47A8">
      <w:pPr>
        <w:pStyle w:val="Text"/>
        <w:rPr>
          <w:lang w:eastAsia="ja-JP"/>
        </w:rPr>
      </w:pPr>
      <w:r>
        <w:rPr>
          <w:noProof/>
          <w:lang w:val="pl-PL" w:eastAsia="pl-PL"/>
        </w:rPr>
        <w:drawing>
          <wp:inline distT="0" distB="0" distL="0" distR="0" wp14:anchorId="416E2C68" wp14:editId="3CD2FADB">
            <wp:extent cx="8516620" cy="48342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6620" cy="4834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323F6C" w14:textId="77777777" w:rsidR="00554FFF" w:rsidRDefault="00554FFF" w:rsidP="00EE47A8">
      <w:pPr>
        <w:pStyle w:val="Text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</w:p>
    <w:p w14:paraId="79B7F4B0" w14:textId="6BDD90D8" w:rsidR="003F4665" w:rsidRDefault="003F4665" w:rsidP="00EE47A8">
      <w:pPr>
        <w:pStyle w:val="Text"/>
        <w:rPr>
          <w:lang w:eastAsia="ja-JP"/>
        </w:rPr>
      </w:pPr>
      <w:bookmarkStart w:id="76" w:name="Screenshot4"/>
      <w:r>
        <w:rPr>
          <w:lang w:eastAsia="ja-JP"/>
        </w:rPr>
        <w:lastRenderedPageBreak/>
        <w:t>Screenshot</w:t>
      </w:r>
      <w:r w:rsidR="00DD2980">
        <w:rPr>
          <w:lang w:eastAsia="ja-JP"/>
        </w:rPr>
        <w:t xml:space="preserve"> </w:t>
      </w:r>
      <w:r w:rsidR="00B3495A" w:rsidRPr="00B3495A">
        <w:rPr>
          <w:lang w:eastAsia="ja-JP"/>
        </w:rPr>
        <w:t>step 5.3.10</w:t>
      </w:r>
      <w:bookmarkEnd w:id="76"/>
      <w:r>
        <w:rPr>
          <w:lang w:eastAsia="ja-JP"/>
        </w:rPr>
        <w:t>:</w:t>
      </w:r>
      <w:r w:rsidR="00B435F9">
        <w:rPr>
          <w:lang w:eastAsia="ja-JP"/>
        </w:rPr>
        <w:t xml:space="preserve"> </w:t>
      </w:r>
    </w:p>
    <w:p w14:paraId="2132F7B4" w14:textId="0C2FFCA9" w:rsidR="003F4665" w:rsidRDefault="0035388E" w:rsidP="00EE47A8">
      <w:pPr>
        <w:pStyle w:val="Text"/>
        <w:rPr>
          <w:lang w:eastAsia="ja-JP"/>
        </w:rPr>
      </w:pPr>
      <w:r>
        <w:rPr>
          <w:noProof/>
          <w:lang w:val="pl-PL" w:eastAsia="pl-PL"/>
        </w:rPr>
        <w:drawing>
          <wp:inline distT="0" distB="0" distL="0" distR="0" wp14:anchorId="222A5F24" wp14:editId="525118C4">
            <wp:extent cx="7827645" cy="4950460"/>
            <wp:effectExtent l="0" t="0" r="1905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7645" cy="4950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55804B" w14:textId="77777777" w:rsidR="00D30944" w:rsidRDefault="00D30944" w:rsidP="00EE47A8">
      <w:pPr>
        <w:pStyle w:val="Text"/>
        <w:rPr>
          <w:lang w:eastAsia="ja-JP"/>
        </w:rPr>
      </w:pPr>
      <w:r>
        <w:rPr>
          <w:lang w:eastAsia="ja-JP"/>
        </w:rPr>
        <w:lastRenderedPageBreak/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</w:p>
    <w:p w14:paraId="5A279729" w14:textId="034F97FA" w:rsidR="003F4665" w:rsidRDefault="003F4665" w:rsidP="00EE47A8">
      <w:pPr>
        <w:pStyle w:val="Text"/>
        <w:rPr>
          <w:lang w:eastAsia="ja-JP"/>
        </w:rPr>
      </w:pPr>
      <w:bookmarkStart w:id="77" w:name="Screenshot5"/>
      <w:r>
        <w:rPr>
          <w:lang w:eastAsia="ja-JP"/>
        </w:rPr>
        <w:t>Screenshot</w:t>
      </w:r>
      <w:r w:rsidR="00DD2980">
        <w:rPr>
          <w:lang w:eastAsia="ja-JP"/>
        </w:rPr>
        <w:t xml:space="preserve"> </w:t>
      </w:r>
      <w:bookmarkEnd w:id="77"/>
      <w:r w:rsidR="00B3495A" w:rsidRPr="00B3495A">
        <w:rPr>
          <w:lang w:eastAsia="ja-JP"/>
        </w:rPr>
        <w:t>step 5.3.10</w:t>
      </w:r>
      <w:r>
        <w:rPr>
          <w:lang w:eastAsia="ja-JP"/>
        </w:rPr>
        <w:t>:</w:t>
      </w:r>
      <w:r w:rsidR="00B435F9" w:rsidRPr="00B435F9">
        <w:t xml:space="preserve"> </w:t>
      </w:r>
    </w:p>
    <w:p w14:paraId="3BDED889" w14:textId="5D6E1B5C" w:rsidR="003F4665" w:rsidRDefault="0035388E" w:rsidP="00EE47A8">
      <w:pPr>
        <w:pStyle w:val="Text"/>
        <w:rPr>
          <w:lang w:eastAsia="ja-JP"/>
        </w:rPr>
      </w:pPr>
      <w:r>
        <w:rPr>
          <w:noProof/>
          <w:lang w:val="pl-PL" w:eastAsia="pl-PL"/>
        </w:rPr>
        <w:drawing>
          <wp:inline distT="0" distB="0" distL="0" distR="0" wp14:anchorId="488AF6A4" wp14:editId="3C608228">
            <wp:extent cx="7931785" cy="45116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1785" cy="4511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25D509" w14:textId="77777777" w:rsidR="00D30944" w:rsidRDefault="00D30944" w:rsidP="00EE47A8">
      <w:pPr>
        <w:pStyle w:val="Text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</w:p>
    <w:p w14:paraId="196AAF3C" w14:textId="0CC7F42B" w:rsidR="003F4665" w:rsidRDefault="003F4665" w:rsidP="00EE47A8">
      <w:pPr>
        <w:pStyle w:val="Text"/>
        <w:rPr>
          <w:lang w:eastAsia="ja-JP"/>
        </w:rPr>
      </w:pPr>
      <w:bookmarkStart w:id="78" w:name="Screenshot6"/>
      <w:r>
        <w:rPr>
          <w:lang w:eastAsia="ja-JP"/>
        </w:rPr>
        <w:lastRenderedPageBreak/>
        <w:t>Screenshot</w:t>
      </w:r>
      <w:r w:rsidR="00DD2980">
        <w:rPr>
          <w:lang w:eastAsia="ja-JP"/>
        </w:rPr>
        <w:t xml:space="preserve"> </w:t>
      </w:r>
      <w:r w:rsidR="00B3495A" w:rsidRPr="00B3495A">
        <w:rPr>
          <w:lang w:eastAsia="ja-JP"/>
        </w:rPr>
        <w:t>step 5.3.15</w:t>
      </w:r>
      <w:bookmarkEnd w:id="78"/>
      <w:r>
        <w:rPr>
          <w:lang w:eastAsia="ja-JP"/>
        </w:rPr>
        <w:t>:</w:t>
      </w:r>
      <w:r w:rsidR="00B435F9">
        <w:rPr>
          <w:lang w:eastAsia="ja-JP"/>
        </w:rPr>
        <w:t xml:space="preserve"> </w:t>
      </w:r>
    </w:p>
    <w:p w14:paraId="2CD1591B" w14:textId="2A8486D4" w:rsidR="003F4665" w:rsidRDefault="0035388E" w:rsidP="00EE47A8">
      <w:pPr>
        <w:pStyle w:val="Text"/>
        <w:rPr>
          <w:lang w:eastAsia="ja-JP"/>
        </w:rPr>
      </w:pPr>
      <w:r>
        <w:rPr>
          <w:noProof/>
          <w:lang w:val="pl-PL" w:eastAsia="pl-PL"/>
        </w:rPr>
        <w:drawing>
          <wp:inline distT="0" distB="0" distL="0" distR="0" wp14:anchorId="10834845" wp14:editId="3631AB47">
            <wp:extent cx="8516620" cy="50476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6620" cy="5047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541F25" w14:textId="77777777" w:rsidR="00B97406" w:rsidRDefault="00B97406" w:rsidP="00EE47A8">
      <w:pPr>
        <w:pStyle w:val="Text"/>
        <w:rPr>
          <w:lang w:eastAsia="ja-JP"/>
        </w:rPr>
      </w:pPr>
      <w:r>
        <w:rPr>
          <w:lang w:eastAsia="ja-JP"/>
        </w:rPr>
        <w:lastRenderedPageBreak/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</w:p>
    <w:p w14:paraId="143BD371" w14:textId="50B74F81" w:rsidR="003F4665" w:rsidRDefault="003F4665" w:rsidP="00EE47A8">
      <w:pPr>
        <w:pStyle w:val="Text"/>
        <w:rPr>
          <w:lang w:eastAsia="ja-JP"/>
        </w:rPr>
      </w:pPr>
      <w:bookmarkStart w:id="79" w:name="Screenshot7"/>
      <w:r>
        <w:rPr>
          <w:lang w:eastAsia="ja-JP"/>
        </w:rPr>
        <w:t>Screenshot</w:t>
      </w:r>
      <w:r w:rsidR="00DD2980">
        <w:rPr>
          <w:lang w:eastAsia="ja-JP"/>
        </w:rPr>
        <w:t xml:space="preserve"> </w:t>
      </w:r>
      <w:r w:rsidR="00B3495A" w:rsidRPr="00B3495A">
        <w:rPr>
          <w:lang w:eastAsia="ja-JP"/>
        </w:rPr>
        <w:t>step 5.3.17</w:t>
      </w:r>
      <w:bookmarkEnd w:id="79"/>
      <w:r>
        <w:rPr>
          <w:lang w:eastAsia="ja-JP"/>
        </w:rPr>
        <w:t>:</w:t>
      </w:r>
      <w:r w:rsidR="00B435F9" w:rsidRPr="00B435F9">
        <w:t xml:space="preserve"> </w:t>
      </w:r>
    </w:p>
    <w:p w14:paraId="562B5969" w14:textId="683F6757" w:rsidR="003F4665" w:rsidRDefault="0035388E" w:rsidP="00EE47A8">
      <w:pPr>
        <w:pStyle w:val="Text"/>
        <w:rPr>
          <w:lang w:eastAsia="ja-JP"/>
        </w:rPr>
      </w:pPr>
      <w:r>
        <w:rPr>
          <w:noProof/>
          <w:lang w:val="pl-PL" w:eastAsia="pl-PL"/>
        </w:rPr>
        <w:drawing>
          <wp:inline distT="0" distB="0" distL="0" distR="0" wp14:anchorId="4F191FCE" wp14:editId="410B4413">
            <wp:extent cx="8516620" cy="4730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6620" cy="473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5E9120" w14:textId="77777777" w:rsidR="00CD0271" w:rsidRDefault="00B97406" w:rsidP="00EE47A8">
      <w:pPr>
        <w:pStyle w:val="Text"/>
        <w:rPr>
          <w:lang w:eastAsia="ja-JP"/>
        </w:rPr>
      </w:pPr>
      <w:r>
        <w:rPr>
          <w:lang w:eastAsia="ja-JP"/>
        </w:rPr>
        <w:lastRenderedPageBreak/>
        <w:tab/>
      </w:r>
    </w:p>
    <w:p w14:paraId="4422A3B1" w14:textId="64B6E497" w:rsidR="003F4665" w:rsidRDefault="003F4665" w:rsidP="00FE11BF">
      <w:pPr>
        <w:pStyle w:val="Text"/>
        <w:rPr>
          <w:lang w:eastAsia="ja-JP"/>
        </w:rPr>
      </w:pPr>
      <w:bookmarkStart w:id="80" w:name="Screenshot8"/>
      <w:r>
        <w:rPr>
          <w:lang w:eastAsia="ja-JP"/>
        </w:rPr>
        <w:t>Screenshot</w:t>
      </w:r>
      <w:r w:rsidR="00DD2980">
        <w:rPr>
          <w:lang w:eastAsia="ja-JP"/>
        </w:rPr>
        <w:t xml:space="preserve"> </w:t>
      </w:r>
      <w:r w:rsidR="00B3495A" w:rsidRPr="00B3495A">
        <w:rPr>
          <w:lang w:eastAsia="ja-JP"/>
        </w:rPr>
        <w:t>step 5.4.1</w:t>
      </w:r>
      <w:bookmarkEnd w:id="80"/>
      <w:r>
        <w:rPr>
          <w:lang w:eastAsia="ja-JP"/>
        </w:rPr>
        <w:t>:</w:t>
      </w:r>
      <w:r w:rsidR="00B435F9" w:rsidRPr="00B435F9">
        <w:t xml:space="preserve"> </w:t>
      </w:r>
    </w:p>
    <w:p w14:paraId="7FEE8E38" w14:textId="423C3DE5" w:rsidR="003F4665" w:rsidRDefault="0035388E" w:rsidP="00EE47A8">
      <w:pPr>
        <w:pStyle w:val="Text"/>
        <w:rPr>
          <w:lang w:eastAsia="ja-JP"/>
        </w:rPr>
      </w:pPr>
      <w:r>
        <w:rPr>
          <w:noProof/>
          <w:lang w:val="pl-PL" w:eastAsia="pl-PL"/>
        </w:rPr>
        <w:drawing>
          <wp:inline distT="0" distB="0" distL="0" distR="0" wp14:anchorId="6979CFF9" wp14:editId="344E7DC8">
            <wp:extent cx="8516620" cy="43954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6620" cy="4395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2BF036" w14:textId="77777777" w:rsidR="0035388E" w:rsidRDefault="0006235A" w:rsidP="00EE47A8">
      <w:pPr>
        <w:pStyle w:val="Text"/>
        <w:rPr>
          <w:lang w:eastAsia="ja-JP"/>
        </w:rPr>
      </w:pPr>
      <w:r>
        <w:rPr>
          <w:lang w:eastAsia="ja-JP"/>
        </w:rPr>
        <w:tab/>
      </w:r>
    </w:p>
    <w:p w14:paraId="7DD30123" w14:textId="5FD63E96" w:rsidR="0006235A" w:rsidRPr="00C24543" w:rsidRDefault="0006235A" w:rsidP="00EE47A8">
      <w:pPr>
        <w:pStyle w:val="Text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</w:p>
    <w:p w14:paraId="09832B3B" w14:textId="77777777" w:rsidR="0035388E" w:rsidRDefault="003F4665" w:rsidP="00EE47A8">
      <w:pPr>
        <w:pStyle w:val="Text"/>
        <w:rPr>
          <w:lang w:eastAsia="ja-JP"/>
        </w:rPr>
      </w:pPr>
      <w:bookmarkStart w:id="81" w:name="Screenshot9"/>
      <w:r>
        <w:rPr>
          <w:lang w:eastAsia="ja-JP"/>
        </w:rPr>
        <w:lastRenderedPageBreak/>
        <w:t>Screenshot</w:t>
      </w:r>
      <w:r w:rsidR="00DD2980">
        <w:rPr>
          <w:lang w:eastAsia="ja-JP"/>
        </w:rPr>
        <w:t xml:space="preserve"> </w:t>
      </w:r>
      <w:r w:rsidR="00B3495A" w:rsidRPr="00B3495A">
        <w:rPr>
          <w:lang w:eastAsia="ja-JP"/>
        </w:rPr>
        <w:t>step 5.5.4</w:t>
      </w:r>
      <w:bookmarkEnd w:id="81"/>
      <w:r>
        <w:rPr>
          <w:lang w:eastAsia="ja-JP"/>
        </w:rPr>
        <w:t>:</w:t>
      </w:r>
      <w:r w:rsidR="00881F63">
        <w:rPr>
          <w:lang w:eastAsia="ja-JP"/>
        </w:rPr>
        <w:tab/>
      </w:r>
      <w:r w:rsidR="0035388E">
        <w:rPr>
          <w:noProof/>
          <w:lang w:val="pl-PL" w:eastAsia="pl-PL"/>
        </w:rPr>
        <w:drawing>
          <wp:inline distT="0" distB="0" distL="0" distR="0" wp14:anchorId="102AF03B" wp14:editId="5315AE26">
            <wp:extent cx="8516620" cy="39630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16620" cy="3963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81F63">
        <w:rPr>
          <w:lang w:eastAsia="ja-JP"/>
        </w:rPr>
        <w:tab/>
      </w:r>
    </w:p>
    <w:p w14:paraId="0D6291B7" w14:textId="77777777" w:rsidR="0035388E" w:rsidRDefault="0035388E" w:rsidP="00EE47A8">
      <w:pPr>
        <w:pStyle w:val="Text"/>
        <w:rPr>
          <w:lang w:eastAsia="ja-JP"/>
        </w:rPr>
      </w:pPr>
    </w:p>
    <w:p w14:paraId="5C3A5371" w14:textId="77777777" w:rsidR="0035388E" w:rsidRDefault="0035388E" w:rsidP="00EE47A8">
      <w:pPr>
        <w:pStyle w:val="Text"/>
        <w:rPr>
          <w:lang w:eastAsia="ja-JP"/>
        </w:rPr>
      </w:pPr>
    </w:p>
    <w:p w14:paraId="14BBAE12" w14:textId="77777777" w:rsidR="0035388E" w:rsidRDefault="0035388E" w:rsidP="00EE47A8">
      <w:pPr>
        <w:pStyle w:val="Text"/>
        <w:rPr>
          <w:lang w:eastAsia="ja-JP"/>
        </w:rPr>
      </w:pPr>
    </w:p>
    <w:p w14:paraId="40F25BF1" w14:textId="53B2FDB3" w:rsidR="00881F63" w:rsidRDefault="00881F63" w:rsidP="00EE47A8">
      <w:pPr>
        <w:pStyle w:val="Text"/>
        <w:rPr>
          <w:lang w:eastAsia="ja-JP"/>
        </w:rPr>
      </w:pP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</w:p>
    <w:p w14:paraId="2CBDF1B6" w14:textId="789B1FAE" w:rsidR="003F4665" w:rsidRDefault="003F4665" w:rsidP="00EE47A8">
      <w:pPr>
        <w:pStyle w:val="Text"/>
        <w:rPr>
          <w:lang w:eastAsia="ja-JP"/>
        </w:rPr>
      </w:pPr>
      <w:r>
        <w:rPr>
          <w:lang w:eastAsia="ja-JP"/>
        </w:rPr>
        <w:lastRenderedPageBreak/>
        <w:t>Screenshot</w:t>
      </w:r>
      <w:r w:rsidR="00DD2980">
        <w:rPr>
          <w:lang w:eastAsia="ja-JP"/>
        </w:rPr>
        <w:t xml:space="preserve"> </w:t>
      </w:r>
      <w:r w:rsidR="00B3495A" w:rsidRPr="00B3495A">
        <w:rPr>
          <w:lang w:eastAsia="ja-JP"/>
        </w:rPr>
        <w:t>step 5.5.7</w:t>
      </w:r>
      <w:r>
        <w:rPr>
          <w:lang w:eastAsia="ja-JP"/>
        </w:rPr>
        <w:t>:</w:t>
      </w:r>
      <w:r w:rsidR="00B435F9" w:rsidRPr="00B435F9">
        <w:t xml:space="preserve"> </w:t>
      </w:r>
    </w:p>
    <w:p w14:paraId="0DEE9FB3" w14:textId="31CA3936" w:rsidR="00881F63" w:rsidRDefault="00881F63" w:rsidP="00EE47A8">
      <w:pPr>
        <w:pStyle w:val="Text"/>
        <w:rPr>
          <w:lang w:eastAsia="ja-JP"/>
        </w:rPr>
      </w:pPr>
    </w:p>
    <w:p w14:paraId="16713B92" w14:textId="151A7F36" w:rsidR="00881F63" w:rsidRPr="00EE47A8" w:rsidRDefault="00881F63" w:rsidP="00EE47A8">
      <w:pPr>
        <w:pStyle w:val="Text"/>
        <w:rPr>
          <w:lang w:eastAsia="ja-JP"/>
        </w:rPr>
        <w:sectPr w:rsidR="00881F63" w:rsidRPr="00EE47A8" w:rsidSect="00CD2710">
          <w:pgSz w:w="16839" w:h="11907" w:orient="landscape" w:code="9"/>
          <w:pgMar w:top="1134" w:right="1588" w:bottom="1134" w:left="1843" w:header="567" w:footer="1327" w:gutter="0"/>
          <w:cols w:space="720"/>
          <w:docGrid w:linePitch="360"/>
        </w:sectPr>
      </w:pPr>
      <w:r>
        <w:rPr>
          <w:lang w:eastAsia="ja-JP"/>
        </w:rPr>
        <w:tab/>
      </w:r>
      <w:r>
        <w:rPr>
          <w:lang w:eastAsia="ja-JP"/>
        </w:rPr>
        <w:tab/>
      </w:r>
      <w:r w:rsidR="0035388E">
        <w:rPr>
          <w:noProof/>
          <w:lang w:val="pl-PL" w:eastAsia="pl-PL"/>
        </w:rPr>
        <w:drawing>
          <wp:inline distT="0" distB="0" distL="0" distR="0" wp14:anchorId="50EA9E4F" wp14:editId="4D7ED0BB">
            <wp:extent cx="7431405" cy="44684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1405" cy="446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  <w:r>
        <w:rPr>
          <w:lang w:eastAsia="ja-JP"/>
        </w:rPr>
        <w:tab/>
      </w:r>
    </w:p>
    <w:p w14:paraId="11070398" w14:textId="721B5630" w:rsidR="00CD2710" w:rsidRDefault="00C92B2D" w:rsidP="00C92B2D">
      <w:pPr>
        <w:pStyle w:val="Heading1"/>
        <w:numPr>
          <w:ilvl w:val="0"/>
          <w:numId w:val="0"/>
        </w:numPr>
      </w:pPr>
      <w:bookmarkStart w:id="82" w:name="_Toc465673639"/>
      <w:bookmarkStart w:id="83" w:name="_Toc47538656"/>
      <w:r>
        <w:lastRenderedPageBreak/>
        <w:t>Appendix</w:t>
      </w:r>
      <w:r w:rsidR="00E5436B">
        <w:t xml:space="preserve"> C </w:t>
      </w:r>
      <w:r w:rsidR="005943C5" w:rsidRPr="00EE47A8">
        <w:t>–</w:t>
      </w:r>
      <w:r>
        <w:t xml:space="preserve"> Signature Log</w:t>
      </w:r>
      <w:bookmarkEnd w:id="82"/>
      <w:bookmarkEnd w:id="83"/>
    </w:p>
    <w:p w14:paraId="5521907F" w14:textId="77777777" w:rsidR="00C92B2D" w:rsidRPr="00C92B2D" w:rsidRDefault="00C92B2D" w:rsidP="00C92B2D">
      <w:pPr>
        <w:pStyle w:val="Text"/>
      </w:pPr>
      <w:r w:rsidRPr="00C92B2D">
        <w:t>All individuals who have executed any part of this document or made entries within the scope of this document must make an entry in the table below for identification purposes.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841"/>
        <w:gridCol w:w="2769"/>
        <w:gridCol w:w="1346"/>
        <w:gridCol w:w="2673"/>
      </w:tblGrid>
      <w:tr w:rsidR="00C92B2D" w:rsidRPr="00DD2980" w14:paraId="0706605F" w14:textId="77777777" w:rsidTr="00074FD0">
        <w:trPr>
          <w:cantSplit/>
          <w:trHeight w:val="454"/>
          <w:tblHeader/>
        </w:trPr>
        <w:tc>
          <w:tcPr>
            <w:tcW w:w="1475" w:type="pct"/>
            <w:shd w:val="clear" w:color="auto" w:fill="D9D9D9"/>
          </w:tcPr>
          <w:p w14:paraId="03B12D69" w14:textId="77777777" w:rsidR="00C92B2D" w:rsidRPr="00074FD0" w:rsidRDefault="00C92B2D" w:rsidP="00C92B2D">
            <w:pPr>
              <w:pStyle w:val="TableText11"/>
              <w:rPr>
                <w:b/>
              </w:rPr>
            </w:pPr>
            <w:r w:rsidRPr="00074FD0">
              <w:rPr>
                <w:b/>
              </w:rPr>
              <w:t>Name of individual</w:t>
            </w:r>
            <w:r w:rsidRPr="00074FD0">
              <w:rPr>
                <w:b/>
              </w:rPr>
              <w:br/>
            </w:r>
            <w:r w:rsidRPr="00074FD0">
              <w:t>(Print or Type)</w:t>
            </w:r>
          </w:p>
        </w:tc>
        <w:tc>
          <w:tcPr>
            <w:tcW w:w="1438" w:type="pct"/>
            <w:shd w:val="clear" w:color="auto" w:fill="D9D9D9"/>
          </w:tcPr>
          <w:p w14:paraId="3F27BD62" w14:textId="77777777" w:rsidR="00C92B2D" w:rsidRPr="00074FD0" w:rsidRDefault="00C92B2D" w:rsidP="00C92B2D">
            <w:pPr>
              <w:pStyle w:val="TableText11"/>
              <w:rPr>
                <w:b/>
              </w:rPr>
            </w:pPr>
            <w:r w:rsidRPr="00074FD0">
              <w:rPr>
                <w:b/>
              </w:rPr>
              <w:t>Signature</w:t>
            </w:r>
          </w:p>
        </w:tc>
        <w:tc>
          <w:tcPr>
            <w:tcW w:w="699" w:type="pct"/>
            <w:shd w:val="clear" w:color="auto" w:fill="D9D9D9"/>
          </w:tcPr>
          <w:p w14:paraId="729920D4" w14:textId="77777777" w:rsidR="00C92B2D" w:rsidRPr="00074FD0" w:rsidRDefault="00C92B2D" w:rsidP="00C92B2D">
            <w:pPr>
              <w:pStyle w:val="TableText11"/>
              <w:rPr>
                <w:b/>
              </w:rPr>
            </w:pPr>
            <w:r w:rsidRPr="00074FD0">
              <w:rPr>
                <w:b/>
              </w:rPr>
              <w:t>Initial</w:t>
            </w:r>
          </w:p>
        </w:tc>
        <w:tc>
          <w:tcPr>
            <w:tcW w:w="1388" w:type="pct"/>
            <w:shd w:val="clear" w:color="auto" w:fill="D9D9D9"/>
          </w:tcPr>
          <w:p w14:paraId="778D691C" w14:textId="77777777" w:rsidR="00C92B2D" w:rsidRPr="00074FD0" w:rsidRDefault="00C92B2D" w:rsidP="00C92B2D">
            <w:pPr>
              <w:pStyle w:val="TableText11"/>
              <w:rPr>
                <w:b/>
              </w:rPr>
            </w:pPr>
            <w:r w:rsidRPr="00074FD0">
              <w:rPr>
                <w:b/>
              </w:rPr>
              <w:t>Department</w:t>
            </w:r>
          </w:p>
        </w:tc>
      </w:tr>
      <w:tr w:rsidR="00714C6C" w:rsidRPr="00DD2980" w14:paraId="40358D06" w14:textId="77777777" w:rsidTr="00074FD0">
        <w:trPr>
          <w:cantSplit/>
          <w:trHeight w:val="454"/>
        </w:trPr>
        <w:tc>
          <w:tcPr>
            <w:tcW w:w="1475" w:type="pct"/>
          </w:tcPr>
          <w:p w14:paraId="1AABC01B" w14:textId="27F34794" w:rsidR="00714C6C" w:rsidRPr="00074FD0" w:rsidRDefault="00DE0FF9" w:rsidP="00714C6C">
            <w:pPr>
              <w:pStyle w:val="TableText11"/>
            </w:pPr>
            <w:r>
              <w:t>Aleksandra Matacz</w:t>
            </w:r>
          </w:p>
        </w:tc>
        <w:tc>
          <w:tcPr>
            <w:tcW w:w="1438" w:type="pct"/>
          </w:tcPr>
          <w:p w14:paraId="49F58A00" w14:textId="5645F65A" w:rsidR="00714C6C" w:rsidRPr="00074FD0" w:rsidRDefault="00714C6C" w:rsidP="00714C6C">
            <w:pPr>
              <w:pStyle w:val="TableText11"/>
            </w:pPr>
            <w:r>
              <w:t>Electronically signed</w:t>
            </w:r>
          </w:p>
        </w:tc>
        <w:tc>
          <w:tcPr>
            <w:tcW w:w="699" w:type="pct"/>
          </w:tcPr>
          <w:p w14:paraId="6BBBF2B2" w14:textId="6F69F8B4" w:rsidR="00714C6C" w:rsidRPr="00074FD0" w:rsidRDefault="00DE0FF9" w:rsidP="00714C6C">
            <w:pPr>
              <w:pStyle w:val="TableText11"/>
            </w:pPr>
            <w:r>
              <w:t>AM</w:t>
            </w:r>
          </w:p>
        </w:tc>
        <w:tc>
          <w:tcPr>
            <w:tcW w:w="1388" w:type="pct"/>
          </w:tcPr>
          <w:p w14:paraId="245A888F" w14:textId="6FA9724A" w:rsidR="00714C6C" w:rsidRPr="00074FD0" w:rsidRDefault="00FC567A" w:rsidP="00714C6C">
            <w:pPr>
              <w:pStyle w:val="TableText11"/>
            </w:pPr>
            <w:r>
              <w:t>FIE</w:t>
            </w:r>
            <w:r w:rsidR="00714C6C">
              <w:t>V</w:t>
            </w:r>
          </w:p>
        </w:tc>
      </w:tr>
    </w:tbl>
    <w:p w14:paraId="463B0B74" w14:textId="77777777" w:rsidR="00C92B2D" w:rsidRDefault="00C92B2D">
      <w:pPr>
        <w:pStyle w:val="Text"/>
      </w:pPr>
    </w:p>
    <w:sectPr w:rsidR="00C92B2D" w:rsidSect="00C92B2D">
      <w:headerReference w:type="default" r:id="rId39"/>
      <w:footerReference w:type="default" r:id="rId40"/>
      <w:pgSz w:w="11907" w:h="16839" w:code="9"/>
      <w:pgMar w:top="1588" w:right="1134" w:bottom="1843" w:left="1134" w:header="720" w:footer="1203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E11910" w14:textId="77777777" w:rsidR="00366CCB" w:rsidRDefault="00366CCB">
      <w:r>
        <w:separator/>
      </w:r>
    </w:p>
  </w:endnote>
  <w:endnote w:type="continuationSeparator" w:id="0">
    <w:p w14:paraId="065D83D9" w14:textId="77777777" w:rsidR="00366CCB" w:rsidRDefault="00366C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monospaced for SAP">
    <w:altName w:val="Consolas"/>
    <w:charset w:val="00"/>
    <w:family w:val="modern"/>
    <w:pitch w:val="fixed"/>
    <w:sig w:usb0="00000003" w:usb1="00000000" w:usb2="00000000" w:usb3="00000000" w:csb0="00000001" w:csb1="00000000"/>
  </w:font>
  <w:font w:name="Imago">
    <w:altName w:val="Imago Medium Italic"/>
    <w:panose1 w:val="02000500060000020004"/>
    <w:charset w:val="EE"/>
    <w:family w:val="auto"/>
    <w:pitch w:val="variable"/>
    <w:sig w:usb0="A00002AF" w:usb1="5000205B" w:usb2="00000000" w:usb3="00000000" w:csb0="0000009F" w:csb1="00000000"/>
  </w:font>
  <w:font w:name="Minion">
    <w:panose1 w:val="02040503050201020203"/>
    <w:charset w:val="EE"/>
    <w:family w:val="roman"/>
    <w:pitch w:val="variable"/>
    <w:sig w:usb0="E00002AF" w:usb1="5000E07B" w:usb2="0000000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180A33" w14:textId="77777777" w:rsidR="00242D05" w:rsidRPr="007E4882" w:rsidRDefault="00242D05" w:rsidP="005F4E2E">
    <w:pPr>
      <w:pStyle w:val="TableText9"/>
      <w:pBdr>
        <w:bottom w:val="single" w:sz="6" w:space="0" w:color="000000"/>
      </w:pBdr>
      <w:tabs>
        <w:tab w:val="right" w:pos="9639"/>
      </w:tabs>
      <w:rPr>
        <w:sz w:val="4"/>
        <w:szCs w:val="4"/>
      </w:rPr>
    </w:pPr>
  </w:p>
  <w:p w14:paraId="284C0060" w14:textId="3DC7887A" w:rsidR="00242D05" w:rsidRDefault="00242D05" w:rsidP="00FA4C79">
    <w:pPr>
      <w:pStyle w:val="TableText9"/>
      <w:tabs>
        <w:tab w:val="right" w:pos="9639"/>
      </w:tabs>
    </w:pPr>
    <w:r w:rsidRPr="00C17BCE">
      <w:t xml:space="preserve">Version </w:t>
    </w:r>
    <w:r w:rsidR="00366CCB">
      <w:fldChar w:fldCharType="begin"/>
    </w:r>
    <w:r w:rsidR="00366CCB">
      <w:instrText xml:space="preserve"> DOCPROPERTY  Version  \* MERGEFORMAT </w:instrText>
    </w:r>
    <w:r w:rsidR="00366CCB">
      <w:fldChar w:fldCharType="separate"/>
    </w:r>
    <w:r>
      <w:t>9.0</w:t>
    </w:r>
    <w:r w:rsidR="00366CCB">
      <w:fldChar w:fldCharType="end"/>
    </w:r>
    <w:r w:rsidRPr="00C17BCE">
      <w:tab/>
      <w:t xml:space="preserve">Page </w:t>
    </w:r>
    <w:r w:rsidRPr="00C17BCE">
      <w:fldChar w:fldCharType="begin"/>
    </w:r>
    <w:r w:rsidRPr="00C17BCE">
      <w:instrText xml:space="preserve"> PAGE </w:instrText>
    </w:r>
    <w:r w:rsidRPr="00C17BCE">
      <w:fldChar w:fldCharType="separate"/>
    </w:r>
    <w:r w:rsidR="00F70B2B">
      <w:rPr>
        <w:noProof/>
      </w:rPr>
      <w:t>10</w:t>
    </w:r>
    <w:r w:rsidRPr="00C17BCE">
      <w:fldChar w:fldCharType="end"/>
    </w:r>
    <w:r w:rsidRPr="00C17BCE">
      <w:t xml:space="preserve"> of </w:t>
    </w:r>
    <w:r>
      <w:fldChar w:fldCharType="begin"/>
    </w:r>
    <w:r>
      <w:instrText xml:space="preserve"> NUMPAGES </w:instrText>
    </w:r>
    <w:r>
      <w:fldChar w:fldCharType="separate"/>
    </w:r>
    <w:r w:rsidR="00F70B2B">
      <w:rPr>
        <w:noProof/>
      </w:rPr>
      <w:t>37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385765" w14:textId="77777777" w:rsidR="00242D05" w:rsidRPr="007E4882" w:rsidRDefault="00242D05" w:rsidP="005F4E2E">
    <w:pPr>
      <w:pStyle w:val="TableText9"/>
      <w:pBdr>
        <w:bottom w:val="single" w:sz="6" w:space="0" w:color="000000"/>
      </w:pBdr>
      <w:tabs>
        <w:tab w:val="right" w:pos="9639"/>
      </w:tabs>
      <w:rPr>
        <w:sz w:val="4"/>
        <w:szCs w:val="4"/>
      </w:rPr>
    </w:pPr>
  </w:p>
  <w:p w14:paraId="727D7729" w14:textId="713A99E5" w:rsidR="00242D05" w:rsidRDefault="00242D05" w:rsidP="00CD2710">
    <w:pPr>
      <w:pStyle w:val="TableText9"/>
      <w:tabs>
        <w:tab w:val="right" w:pos="13325"/>
      </w:tabs>
    </w:pPr>
    <w:r w:rsidRPr="00C17BCE">
      <w:t xml:space="preserve">Version </w:t>
    </w:r>
    <w:r w:rsidR="00366CCB">
      <w:fldChar w:fldCharType="begin"/>
    </w:r>
    <w:r w:rsidR="00366CCB">
      <w:instrText xml:space="preserve"> DOCPROPERTY  Version  \* MERGEFORMAT </w:instrText>
    </w:r>
    <w:r w:rsidR="00366CCB">
      <w:fldChar w:fldCharType="separate"/>
    </w:r>
    <w:r>
      <w:t>9.0</w:t>
    </w:r>
    <w:r w:rsidR="00366CCB">
      <w:fldChar w:fldCharType="end"/>
    </w:r>
    <w:r w:rsidRPr="00C17BCE">
      <w:tab/>
      <w:t xml:space="preserve">Page </w:t>
    </w:r>
    <w:r w:rsidRPr="00C17BCE">
      <w:fldChar w:fldCharType="begin"/>
    </w:r>
    <w:r w:rsidRPr="00C17BCE">
      <w:instrText xml:space="preserve"> PAGE </w:instrText>
    </w:r>
    <w:r w:rsidRPr="00C17BCE">
      <w:fldChar w:fldCharType="separate"/>
    </w:r>
    <w:r w:rsidR="00F70B2B">
      <w:rPr>
        <w:noProof/>
      </w:rPr>
      <w:t>35</w:t>
    </w:r>
    <w:r w:rsidRPr="00C17BCE">
      <w:fldChar w:fldCharType="end"/>
    </w:r>
    <w:r w:rsidRPr="00C17BCE">
      <w:t xml:space="preserve"> of </w:t>
    </w:r>
    <w:r>
      <w:fldChar w:fldCharType="begin"/>
    </w:r>
    <w:r>
      <w:instrText xml:space="preserve"> NUMPAGES </w:instrText>
    </w:r>
    <w:r>
      <w:fldChar w:fldCharType="separate"/>
    </w:r>
    <w:r w:rsidR="00F70B2B">
      <w:rPr>
        <w:noProof/>
      </w:rPr>
      <w:t>37</w:t>
    </w:r>
    <w:r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8F13DD" w14:textId="77777777" w:rsidR="00242D05" w:rsidRPr="007E4882" w:rsidRDefault="00242D05" w:rsidP="00C92B2D">
    <w:pPr>
      <w:pStyle w:val="TableText9"/>
      <w:pBdr>
        <w:bottom w:val="single" w:sz="6" w:space="0" w:color="000000"/>
      </w:pBdr>
      <w:tabs>
        <w:tab w:val="right" w:pos="9639"/>
      </w:tabs>
      <w:rPr>
        <w:sz w:val="4"/>
        <w:szCs w:val="4"/>
      </w:rPr>
    </w:pPr>
  </w:p>
  <w:p w14:paraId="44F9C2E0" w14:textId="462956E9" w:rsidR="00242D05" w:rsidRPr="00C92B2D" w:rsidRDefault="00242D05" w:rsidP="00C92B2D">
    <w:pPr>
      <w:pStyle w:val="TableText9"/>
      <w:tabs>
        <w:tab w:val="right" w:pos="9639"/>
      </w:tabs>
    </w:pPr>
    <w:r w:rsidRPr="00C17BCE">
      <w:t xml:space="preserve">Version </w:t>
    </w:r>
    <w:r w:rsidR="00366CCB">
      <w:fldChar w:fldCharType="begin"/>
    </w:r>
    <w:r w:rsidR="00366CCB">
      <w:instrText xml:space="preserve"> DOCPROPERTY  Version  \* MERGEFORMAT </w:instrText>
    </w:r>
    <w:r w:rsidR="00366CCB">
      <w:fldChar w:fldCharType="separate"/>
    </w:r>
    <w:r>
      <w:t>9.0</w:t>
    </w:r>
    <w:r w:rsidR="00366CCB">
      <w:fldChar w:fldCharType="end"/>
    </w:r>
    <w:r w:rsidRPr="00C17BCE">
      <w:tab/>
      <w:t xml:space="preserve">Page </w:t>
    </w:r>
    <w:r w:rsidRPr="00C17BCE">
      <w:fldChar w:fldCharType="begin"/>
    </w:r>
    <w:r w:rsidRPr="00C17BCE">
      <w:instrText xml:space="preserve"> PAGE </w:instrText>
    </w:r>
    <w:r w:rsidRPr="00C17BCE">
      <w:fldChar w:fldCharType="separate"/>
    </w:r>
    <w:r w:rsidR="00F70B2B">
      <w:rPr>
        <w:noProof/>
      </w:rPr>
      <w:t>37</w:t>
    </w:r>
    <w:r w:rsidRPr="00C17BCE">
      <w:fldChar w:fldCharType="end"/>
    </w:r>
    <w:r w:rsidRPr="00C17BCE">
      <w:t xml:space="preserve"> of </w:t>
    </w:r>
    <w:r>
      <w:fldChar w:fldCharType="begin"/>
    </w:r>
    <w:r>
      <w:instrText xml:space="preserve"> NUMPAGES </w:instrText>
    </w:r>
    <w:r>
      <w:fldChar w:fldCharType="separate"/>
    </w:r>
    <w:r w:rsidR="00F70B2B">
      <w:rPr>
        <w:noProof/>
      </w:rPr>
      <w:t>37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DA4A42C" w14:textId="77777777" w:rsidR="00366CCB" w:rsidRDefault="00366CCB">
      <w:r>
        <w:separator/>
      </w:r>
    </w:p>
  </w:footnote>
  <w:footnote w:type="continuationSeparator" w:id="0">
    <w:p w14:paraId="66D09991" w14:textId="77777777" w:rsidR="00366CCB" w:rsidRDefault="00366C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9297"/>
    </w:tblGrid>
    <w:tr w:rsidR="00242D05" w:rsidRPr="006C2611" w14:paraId="7C15047B" w14:textId="77777777">
      <w:trPr>
        <w:cantSplit/>
        <w:trHeight w:val="4715"/>
      </w:trPr>
      <w:tc>
        <w:tcPr>
          <w:tcW w:w="9297" w:type="dxa"/>
          <w:shd w:val="clear" w:color="auto" w:fill="auto"/>
        </w:tcPr>
        <w:p w14:paraId="704E04A4" w14:textId="77777777" w:rsidR="00242D05" w:rsidRPr="006C2611" w:rsidRDefault="00242D05">
          <w:pPr>
            <w:pStyle w:val="Header"/>
            <w:jc w:val="right"/>
            <w:rPr>
              <w:rFonts w:ascii="Times New Roman" w:hAnsi="Times New Roman"/>
              <w:b w:val="0"/>
              <w:sz w:val="54"/>
              <w:lang w:eastAsia="ru-RU"/>
            </w:rPr>
          </w:pPr>
          <w:r>
            <w:rPr>
              <w:szCs w:val="24"/>
              <w:lang w:val="pl-PL" w:eastAsia="pl-PL"/>
            </w:rPr>
            <w:drawing>
              <wp:inline distT="0" distB="0" distL="0" distR="0" wp14:anchorId="45AC5CDF" wp14:editId="0073B25A">
                <wp:extent cx="692150" cy="361950"/>
                <wp:effectExtent l="0" t="0" r="0" b="0"/>
                <wp:docPr id="63" name="Logo" descr="RoLo40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" descr="RoLo40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grayscl/>
                          <a:biLevel thresh="5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9215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D59DB18" w14:textId="77777777" w:rsidR="00242D05" w:rsidRDefault="00242D0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119" w:type="dxa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10119"/>
    </w:tblGrid>
    <w:tr w:rsidR="00242D05" w14:paraId="4E8ED6D6" w14:textId="77777777">
      <w:trPr>
        <w:cantSplit/>
        <w:trHeight w:val="4715"/>
      </w:trPr>
      <w:tc>
        <w:tcPr>
          <w:tcW w:w="10119" w:type="dxa"/>
          <w:shd w:val="clear" w:color="auto" w:fill="auto"/>
        </w:tcPr>
        <w:p w14:paraId="57AE2358" w14:textId="77777777" w:rsidR="00242D05" w:rsidRPr="00085A8F" w:rsidRDefault="00242D05">
          <w:pPr>
            <w:pStyle w:val="Header"/>
            <w:jc w:val="right"/>
            <w:rPr>
              <w:rFonts w:ascii="Times New Roman" w:hAnsi="Times New Roman"/>
              <w:b w:val="0"/>
              <w:sz w:val="54"/>
              <w:lang w:eastAsia="ru-RU"/>
            </w:rPr>
          </w:pPr>
          <w:r>
            <w:rPr>
              <w:lang w:val="pl-PL" w:eastAsia="pl-PL"/>
            </w:rPr>
            <w:drawing>
              <wp:inline distT="0" distB="0" distL="0" distR="0" wp14:anchorId="718DEA47" wp14:editId="6C619FDA">
                <wp:extent cx="692150" cy="361950"/>
                <wp:effectExtent l="0" t="0" r="0" b="0"/>
                <wp:docPr id="64" name="Logo" descr="RoLo40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" descr="RoLo40c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grayscl/>
                          <a:biLevel thresh="5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9215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58D4B0D9" w14:textId="77777777" w:rsidR="00242D05" w:rsidRDefault="00242D05">
    <w:pPr>
      <w:pStyle w:val="TableText9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D9D342" w14:textId="77777777" w:rsidR="00242D05" w:rsidRDefault="00242D05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ayout w:type="fixed"/>
      <w:tblCellMar>
        <w:left w:w="68" w:type="dxa"/>
        <w:right w:w="68" w:type="dxa"/>
      </w:tblCellMar>
      <w:tblLook w:val="0000" w:firstRow="0" w:lastRow="0" w:firstColumn="0" w:lastColumn="0" w:noHBand="0" w:noVBand="0"/>
    </w:tblPr>
    <w:tblGrid>
      <w:gridCol w:w="1886"/>
      <w:gridCol w:w="2934"/>
      <w:gridCol w:w="2935"/>
      <w:gridCol w:w="1884"/>
    </w:tblGrid>
    <w:tr w:rsidR="00242D05" w14:paraId="696945E8" w14:textId="77777777" w:rsidTr="00CD2710">
      <w:tc>
        <w:tcPr>
          <w:tcW w:w="1911" w:type="dxa"/>
          <w:shd w:val="clear" w:color="auto" w:fill="auto"/>
        </w:tcPr>
        <w:p w14:paraId="2E450EE1" w14:textId="77777777" w:rsidR="00242D05" w:rsidRPr="00B91FF0" w:rsidRDefault="00242D05" w:rsidP="00B91FF0">
          <w:pPr>
            <w:pStyle w:val="TableText11"/>
            <w:keepNext/>
            <w:spacing w:before="0" w:after="0"/>
            <w:rPr>
              <w:b/>
              <w:noProof/>
              <w:sz w:val="24"/>
              <w:szCs w:val="24"/>
            </w:rPr>
          </w:pPr>
          <w:r w:rsidRPr="00B91FF0">
            <w:rPr>
              <w:b/>
              <w:noProof/>
              <w:sz w:val="24"/>
              <w:szCs w:val="24"/>
            </w:rPr>
            <w:fldChar w:fldCharType="begin"/>
          </w:r>
          <w:r w:rsidRPr="00B91FF0">
            <w:rPr>
              <w:b/>
              <w:noProof/>
              <w:sz w:val="24"/>
              <w:szCs w:val="24"/>
            </w:rPr>
            <w:instrText xml:space="preserve"> DOCPROPERTY  Scope  \* MERGEFORMAT </w:instrText>
          </w:r>
          <w:r w:rsidRPr="00B91FF0">
            <w:rPr>
              <w:b/>
              <w:noProof/>
              <w:sz w:val="24"/>
              <w:szCs w:val="24"/>
            </w:rPr>
            <w:fldChar w:fldCharType="separate"/>
          </w:r>
          <w:r>
            <w:rPr>
              <w:b/>
              <w:noProof/>
              <w:sz w:val="24"/>
              <w:szCs w:val="24"/>
            </w:rPr>
            <w:t>Group Informatics</w:t>
          </w:r>
          <w:r w:rsidRPr="00B91FF0">
            <w:rPr>
              <w:b/>
              <w:noProof/>
              <w:sz w:val="24"/>
              <w:szCs w:val="24"/>
            </w:rPr>
            <w:fldChar w:fldCharType="end"/>
          </w:r>
        </w:p>
      </w:tc>
      <w:tc>
        <w:tcPr>
          <w:tcW w:w="5954" w:type="dxa"/>
          <w:gridSpan w:val="2"/>
          <w:shd w:val="clear" w:color="auto" w:fill="auto"/>
        </w:tcPr>
        <w:p w14:paraId="2A588DA7" w14:textId="77777777" w:rsidR="00242D05" w:rsidRPr="00B91FF0" w:rsidRDefault="00242D05" w:rsidP="00B91FF0">
          <w:pPr>
            <w:pStyle w:val="TableText11"/>
            <w:keepNext/>
            <w:spacing w:before="0" w:after="0"/>
            <w:jc w:val="center"/>
            <w:rPr>
              <w:b/>
              <w:sz w:val="24"/>
              <w:szCs w:val="24"/>
            </w:rPr>
          </w:pPr>
          <w:r w:rsidRPr="00B91FF0">
            <w:rPr>
              <w:b/>
              <w:sz w:val="24"/>
              <w:szCs w:val="24"/>
            </w:rPr>
            <w:fldChar w:fldCharType="begin"/>
          </w:r>
          <w:r w:rsidRPr="00B91FF0">
            <w:rPr>
              <w:b/>
              <w:sz w:val="24"/>
              <w:szCs w:val="24"/>
            </w:rPr>
            <w:instrText xml:space="preserve"> DOCPROPERTY  DocumentType  \* MERGEFORMAT </w:instrText>
          </w:r>
          <w:r w:rsidRPr="00B91FF0">
            <w:rPr>
              <w:b/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t>Smoke Test</w:t>
          </w:r>
          <w:r w:rsidRPr="00B91FF0">
            <w:rPr>
              <w:b/>
              <w:sz w:val="24"/>
              <w:szCs w:val="24"/>
            </w:rPr>
            <w:fldChar w:fldCharType="end"/>
          </w:r>
        </w:p>
      </w:tc>
      <w:tc>
        <w:tcPr>
          <w:tcW w:w="1910" w:type="dxa"/>
          <w:shd w:val="clear" w:color="auto" w:fill="auto"/>
        </w:tcPr>
        <w:p w14:paraId="223F1730" w14:textId="77777777" w:rsidR="00242D05" w:rsidRDefault="00242D05" w:rsidP="00B91FF0">
          <w:pPr>
            <w:pStyle w:val="TableText11"/>
            <w:keepNext/>
            <w:spacing w:before="0" w:after="0"/>
            <w:jc w:val="right"/>
          </w:pPr>
          <w:r>
            <w:rPr>
              <w:b/>
              <w:noProof/>
              <w:lang w:val="pl-PL" w:eastAsia="pl-PL"/>
            </w:rPr>
            <w:drawing>
              <wp:inline distT="0" distB="0" distL="0" distR="0" wp14:anchorId="1334803F" wp14:editId="6028B67E">
                <wp:extent cx="419100" cy="222250"/>
                <wp:effectExtent l="0" t="0" r="0" b="6350"/>
                <wp:docPr id="12" name="Picture 12" descr="rolo10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rolo10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9100" cy="222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242D05" w14:paraId="053E94DB" w14:textId="77777777" w:rsidTr="00B91FF0">
      <w:tc>
        <w:tcPr>
          <w:tcW w:w="9775" w:type="dxa"/>
          <w:gridSpan w:val="4"/>
          <w:shd w:val="clear" w:color="auto" w:fill="auto"/>
        </w:tcPr>
        <w:p w14:paraId="06ABBB56" w14:textId="77777777" w:rsidR="00242D05" w:rsidRPr="00970D64" w:rsidRDefault="00242D05" w:rsidP="00B91FF0">
          <w:pPr>
            <w:pStyle w:val="TableText11"/>
            <w:keepNext/>
            <w:spacing w:before="0"/>
            <w:jc w:val="center"/>
          </w:pPr>
          <w:r w:rsidRPr="00B91FF0">
            <w:rPr>
              <w:b/>
              <w:sz w:val="24"/>
              <w:szCs w:val="24"/>
            </w:rPr>
            <w:fldChar w:fldCharType="begin"/>
          </w:r>
          <w:r w:rsidRPr="00B91FF0">
            <w:rPr>
              <w:b/>
              <w:sz w:val="24"/>
              <w:szCs w:val="24"/>
            </w:rPr>
            <w:instrText xml:space="preserve"> DOCPROPERTY  Title  \* MERGEFORMAT </w:instrText>
          </w:r>
          <w:r w:rsidRPr="00B91FF0">
            <w:rPr>
              <w:b/>
              <w:sz w:val="24"/>
              <w:szCs w:val="24"/>
            </w:rPr>
            <w:fldChar w:fldCharType="separate"/>
          </w:r>
          <w:r w:rsidRPr="00045060">
            <w:rPr>
              <w:b/>
              <w:bCs/>
              <w:sz w:val="24"/>
              <w:szCs w:val="24"/>
            </w:rPr>
            <w:t>Kit</w:t>
          </w:r>
          <w:r>
            <w:rPr>
              <w:b/>
              <w:sz w:val="24"/>
              <w:szCs w:val="24"/>
            </w:rPr>
            <w:t xml:space="preserve"> Label Database (KLD)</w:t>
          </w:r>
          <w:r w:rsidRPr="00B91FF0">
            <w:rPr>
              <w:b/>
              <w:sz w:val="24"/>
              <w:szCs w:val="24"/>
            </w:rPr>
            <w:fldChar w:fldCharType="end"/>
          </w:r>
        </w:p>
      </w:tc>
    </w:tr>
    <w:tr w:rsidR="00242D05" w14:paraId="39BCE127" w14:textId="77777777" w:rsidTr="00B91FF0">
      <w:tc>
        <w:tcPr>
          <w:tcW w:w="4887" w:type="dxa"/>
          <w:gridSpan w:val="2"/>
          <w:tcBorders>
            <w:bottom w:val="single" w:sz="6" w:space="0" w:color="000000"/>
          </w:tcBorders>
          <w:shd w:val="clear" w:color="auto" w:fill="auto"/>
          <w:vAlign w:val="center"/>
        </w:tcPr>
        <w:p w14:paraId="4CE15B64" w14:textId="77777777" w:rsidR="00242D05" w:rsidRDefault="00242D05" w:rsidP="00B91FF0">
          <w:pPr>
            <w:pStyle w:val="TableText11"/>
            <w:spacing w:before="0" w:after="0"/>
          </w:pPr>
          <w:r w:rsidRPr="00B91FF0">
            <w:rPr>
              <w:sz w:val="18"/>
              <w:szCs w:val="18"/>
            </w:rPr>
            <w:t xml:space="preserve">Doc ID: </w:t>
          </w:r>
          <w:r w:rsidRPr="00B91FF0">
            <w:rPr>
              <w:sz w:val="18"/>
              <w:szCs w:val="18"/>
            </w:rPr>
            <w:fldChar w:fldCharType="begin"/>
          </w:r>
          <w:r w:rsidRPr="00B91FF0">
            <w:rPr>
              <w:sz w:val="18"/>
              <w:szCs w:val="18"/>
            </w:rPr>
            <w:instrText xml:space="preserve"> DOCPROPERTY  "DocID"  \* MERGEFORMAT </w:instrText>
          </w:r>
          <w:r w:rsidRPr="00B91FF0">
            <w:rPr>
              <w:sz w:val="18"/>
              <w:szCs w:val="18"/>
            </w:rPr>
            <w:fldChar w:fldCharType="separate"/>
          </w:r>
          <w:r>
            <w:rPr>
              <w:sz w:val="18"/>
              <w:szCs w:val="18"/>
            </w:rPr>
            <w:t>14366993</w:t>
          </w:r>
          <w:r w:rsidRPr="00B91FF0">
            <w:rPr>
              <w:sz w:val="18"/>
              <w:szCs w:val="18"/>
            </w:rPr>
            <w:fldChar w:fldCharType="end"/>
          </w:r>
        </w:p>
      </w:tc>
      <w:tc>
        <w:tcPr>
          <w:tcW w:w="4888" w:type="dxa"/>
          <w:gridSpan w:val="2"/>
          <w:tcBorders>
            <w:bottom w:val="single" w:sz="6" w:space="0" w:color="000000"/>
          </w:tcBorders>
          <w:shd w:val="clear" w:color="auto" w:fill="auto"/>
          <w:vAlign w:val="center"/>
        </w:tcPr>
        <w:p w14:paraId="7C7BF041" w14:textId="3C10363D" w:rsidR="00242D05" w:rsidRDefault="00242D05" w:rsidP="00B91FF0">
          <w:pPr>
            <w:pStyle w:val="TableText11"/>
            <w:spacing w:before="0" w:after="0"/>
            <w:jc w:val="right"/>
          </w:pPr>
          <w:r w:rsidRPr="00B91FF0">
            <w:rPr>
              <w:sz w:val="18"/>
              <w:szCs w:val="18"/>
            </w:rPr>
            <w:t xml:space="preserve">Effective Date: </w:t>
          </w:r>
          <w:r w:rsidRPr="00B91FF0">
            <w:rPr>
              <w:noProof/>
              <w:sz w:val="18"/>
              <w:szCs w:val="18"/>
            </w:rPr>
            <w:fldChar w:fldCharType="begin"/>
          </w:r>
          <w:r w:rsidRPr="00B91FF0">
            <w:rPr>
              <w:noProof/>
              <w:sz w:val="18"/>
              <w:szCs w:val="18"/>
            </w:rPr>
            <w:instrText xml:space="preserve"> DOCPROPERTY  "Effective Date"  \* MERGEFORMAT </w:instrText>
          </w:r>
          <w:r w:rsidRPr="00B91FF0">
            <w:rPr>
              <w:noProof/>
              <w:sz w:val="18"/>
              <w:szCs w:val="18"/>
            </w:rPr>
            <w:fldChar w:fldCharType="separate"/>
          </w:r>
          <w:r>
            <w:rPr>
              <w:noProof/>
              <w:sz w:val="18"/>
              <w:szCs w:val="18"/>
            </w:rPr>
            <w:t>Date of last signature</w:t>
          </w:r>
          <w:r w:rsidRPr="00B91FF0">
            <w:rPr>
              <w:noProof/>
              <w:sz w:val="18"/>
              <w:szCs w:val="18"/>
            </w:rPr>
            <w:fldChar w:fldCharType="end"/>
          </w:r>
        </w:p>
      </w:tc>
    </w:tr>
  </w:tbl>
  <w:p w14:paraId="1E16729B" w14:textId="77777777" w:rsidR="00242D05" w:rsidRDefault="00242D05">
    <w:pPr>
      <w:pStyle w:val="TableText9"/>
      <w:tabs>
        <w:tab w:val="right" w:pos="9639"/>
      </w:tabs>
      <w:rPr>
        <w:noProof/>
        <w:szCs w:val="18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ayout w:type="fixed"/>
      <w:tblCellMar>
        <w:left w:w="68" w:type="dxa"/>
        <w:right w:w="68" w:type="dxa"/>
      </w:tblCellMar>
      <w:tblLook w:val="0000" w:firstRow="0" w:lastRow="0" w:firstColumn="0" w:lastColumn="0" w:noHBand="0" w:noVBand="0"/>
    </w:tblPr>
    <w:tblGrid>
      <w:gridCol w:w="2621"/>
      <w:gridCol w:w="4082"/>
      <w:gridCol w:w="4085"/>
      <w:gridCol w:w="2620"/>
    </w:tblGrid>
    <w:tr w:rsidR="00242D05" w14:paraId="2EED5AFB" w14:textId="77777777" w:rsidTr="00CD2710">
      <w:tc>
        <w:tcPr>
          <w:tcW w:w="1911" w:type="dxa"/>
          <w:shd w:val="clear" w:color="auto" w:fill="auto"/>
        </w:tcPr>
        <w:p w14:paraId="3A2EBD5E" w14:textId="77777777" w:rsidR="00242D05" w:rsidRPr="00B91FF0" w:rsidRDefault="00242D05" w:rsidP="00B91FF0">
          <w:pPr>
            <w:pStyle w:val="TableText11"/>
            <w:keepNext/>
            <w:spacing w:before="0" w:after="0"/>
            <w:rPr>
              <w:b/>
              <w:noProof/>
              <w:sz w:val="24"/>
              <w:szCs w:val="24"/>
            </w:rPr>
          </w:pPr>
          <w:r w:rsidRPr="00B91FF0">
            <w:rPr>
              <w:b/>
              <w:noProof/>
              <w:sz w:val="24"/>
              <w:szCs w:val="24"/>
            </w:rPr>
            <w:fldChar w:fldCharType="begin"/>
          </w:r>
          <w:r w:rsidRPr="00B91FF0">
            <w:rPr>
              <w:b/>
              <w:noProof/>
              <w:sz w:val="24"/>
              <w:szCs w:val="24"/>
            </w:rPr>
            <w:instrText xml:space="preserve"> DOCPROPERTY  Scope  \* MERGEFORMAT </w:instrText>
          </w:r>
          <w:r w:rsidRPr="00B91FF0">
            <w:rPr>
              <w:b/>
              <w:noProof/>
              <w:sz w:val="24"/>
              <w:szCs w:val="24"/>
            </w:rPr>
            <w:fldChar w:fldCharType="separate"/>
          </w:r>
          <w:r>
            <w:rPr>
              <w:b/>
              <w:noProof/>
              <w:sz w:val="24"/>
              <w:szCs w:val="24"/>
            </w:rPr>
            <w:t>Group Informatics</w:t>
          </w:r>
          <w:r w:rsidRPr="00B91FF0">
            <w:rPr>
              <w:b/>
              <w:noProof/>
              <w:sz w:val="24"/>
              <w:szCs w:val="24"/>
            </w:rPr>
            <w:fldChar w:fldCharType="end"/>
          </w:r>
        </w:p>
      </w:tc>
      <w:tc>
        <w:tcPr>
          <w:tcW w:w="5954" w:type="dxa"/>
          <w:gridSpan w:val="2"/>
          <w:shd w:val="clear" w:color="auto" w:fill="auto"/>
        </w:tcPr>
        <w:p w14:paraId="2E2386DB" w14:textId="77777777" w:rsidR="00242D05" w:rsidRPr="00B91FF0" w:rsidRDefault="00242D05" w:rsidP="00B91FF0">
          <w:pPr>
            <w:pStyle w:val="TableText11"/>
            <w:keepNext/>
            <w:spacing w:before="0" w:after="0"/>
            <w:jc w:val="center"/>
            <w:rPr>
              <w:b/>
              <w:sz w:val="24"/>
              <w:szCs w:val="24"/>
            </w:rPr>
          </w:pPr>
          <w:r w:rsidRPr="00B91FF0">
            <w:rPr>
              <w:b/>
              <w:sz w:val="24"/>
              <w:szCs w:val="24"/>
            </w:rPr>
            <w:fldChar w:fldCharType="begin"/>
          </w:r>
          <w:r w:rsidRPr="00B91FF0">
            <w:rPr>
              <w:b/>
              <w:sz w:val="24"/>
              <w:szCs w:val="24"/>
            </w:rPr>
            <w:instrText xml:space="preserve"> DOCPROPERTY  DocumentType  \* MERGEFORMAT </w:instrText>
          </w:r>
          <w:r w:rsidRPr="00B91FF0">
            <w:rPr>
              <w:b/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t xml:space="preserve">Smoke Test </w:t>
          </w:r>
          <w:r w:rsidRPr="00B91FF0">
            <w:rPr>
              <w:b/>
              <w:sz w:val="24"/>
              <w:szCs w:val="24"/>
            </w:rPr>
            <w:fldChar w:fldCharType="end"/>
          </w:r>
        </w:p>
      </w:tc>
      <w:tc>
        <w:tcPr>
          <w:tcW w:w="1910" w:type="dxa"/>
          <w:shd w:val="clear" w:color="auto" w:fill="auto"/>
        </w:tcPr>
        <w:p w14:paraId="23F952E2" w14:textId="77777777" w:rsidR="00242D05" w:rsidRDefault="00242D05" w:rsidP="00B91FF0">
          <w:pPr>
            <w:pStyle w:val="TableText11"/>
            <w:keepNext/>
            <w:spacing w:before="0" w:after="0"/>
            <w:jc w:val="right"/>
          </w:pPr>
          <w:r>
            <w:rPr>
              <w:b/>
              <w:noProof/>
              <w:lang w:val="pl-PL" w:eastAsia="pl-PL"/>
            </w:rPr>
            <w:drawing>
              <wp:inline distT="0" distB="0" distL="0" distR="0" wp14:anchorId="14EDF62A" wp14:editId="08095C70">
                <wp:extent cx="419100" cy="222250"/>
                <wp:effectExtent l="0" t="0" r="0" b="6350"/>
                <wp:docPr id="13" name="Picture 13" descr="rolo10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rolo10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9100" cy="222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242D05" w14:paraId="300668F4" w14:textId="77777777" w:rsidTr="00B91FF0">
      <w:tc>
        <w:tcPr>
          <w:tcW w:w="9775" w:type="dxa"/>
          <w:gridSpan w:val="4"/>
          <w:shd w:val="clear" w:color="auto" w:fill="auto"/>
        </w:tcPr>
        <w:p w14:paraId="62C80F78" w14:textId="77777777" w:rsidR="00242D05" w:rsidRPr="00970D64" w:rsidRDefault="00242D05" w:rsidP="00B91FF0">
          <w:pPr>
            <w:pStyle w:val="TableText11"/>
            <w:keepNext/>
            <w:spacing w:before="0"/>
            <w:jc w:val="center"/>
          </w:pPr>
          <w:r w:rsidRPr="00B91FF0">
            <w:rPr>
              <w:b/>
              <w:sz w:val="24"/>
              <w:szCs w:val="24"/>
            </w:rPr>
            <w:fldChar w:fldCharType="begin"/>
          </w:r>
          <w:r w:rsidRPr="00B91FF0">
            <w:rPr>
              <w:b/>
              <w:sz w:val="24"/>
              <w:szCs w:val="24"/>
            </w:rPr>
            <w:instrText xml:space="preserve"> DOCPROPERTY  Title  \* MERGEFORMAT </w:instrText>
          </w:r>
          <w:r w:rsidRPr="00B91FF0">
            <w:rPr>
              <w:b/>
              <w:sz w:val="24"/>
              <w:szCs w:val="24"/>
            </w:rPr>
            <w:fldChar w:fldCharType="separate"/>
          </w:r>
          <w:r w:rsidRPr="00694ECB">
            <w:rPr>
              <w:b/>
              <w:bCs/>
              <w:sz w:val="24"/>
              <w:szCs w:val="24"/>
            </w:rPr>
            <w:t>Kit</w:t>
          </w:r>
          <w:r>
            <w:rPr>
              <w:b/>
              <w:sz w:val="24"/>
              <w:szCs w:val="24"/>
            </w:rPr>
            <w:t xml:space="preserve"> Label Database (KLD)</w:t>
          </w:r>
          <w:r w:rsidRPr="00B91FF0">
            <w:rPr>
              <w:b/>
              <w:sz w:val="24"/>
              <w:szCs w:val="24"/>
            </w:rPr>
            <w:fldChar w:fldCharType="end"/>
          </w:r>
        </w:p>
      </w:tc>
    </w:tr>
    <w:tr w:rsidR="00242D05" w14:paraId="2DC055C5" w14:textId="77777777" w:rsidTr="00B91FF0">
      <w:tc>
        <w:tcPr>
          <w:tcW w:w="4887" w:type="dxa"/>
          <w:gridSpan w:val="2"/>
          <w:tcBorders>
            <w:bottom w:val="single" w:sz="6" w:space="0" w:color="000000"/>
          </w:tcBorders>
          <w:shd w:val="clear" w:color="auto" w:fill="auto"/>
          <w:vAlign w:val="center"/>
        </w:tcPr>
        <w:p w14:paraId="00F523DF" w14:textId="77777777" w:rsidR="00242D05" w:rsidRDefault="00242D05" w:rsidP="00B91FF0">
          <w:pPr>
            <w:pStyle w:val="TableText11"/>
            <w:spacing w:before="0" w:after="0"/>
          </w:pPr>
          <w:r w:rsidRPr="00B91FF0">
            <w:rPr>
              <w:sz w:val="18"/>
              <w:szCs w:val="18"/>
            </w:rPr>
            <w:t xml:space="preserve">Doc ID: </w:t>
          </w:r>
          <w:r w:rsidRPr="00B91FF0">
            <w:rPr>
              <w:sz w:val="18"/>
              <w:szCs w:val="18"/>
            </w:rPr>
            <w:fldChar w:fldCharType="begin"/>
          </w:r>
          <w:r w:rsidRPr="00B91FF0">
            <w:rPr>
              <w:sz w:val="18"/>
              <w:szCs w:val="18"/>
            </w:rPr>
            <w:instrText xml:space="preserve"> DOCPROPERTY  "DocID"  \* MERGEFORMAT </w:instrText>
          </w:r>
          <w:r w:rsidRPr="00B91FF0">
            <w:rPr>
              <w:sz w:val="18"/>
              <w:szCs w:val="18"/>
            </w:rPr>
            <w:fldChar w:fldCharType="separate"/>
          </w:r>
          <w:r>
            <w:rPr>
              <w:sz w:val="18"/>
              <w:szCs w:val="18"/>
            </w:rPr>
            <w:t>14366993</w:t>
          </w:r>
          <w:r w:rsidRPr="00B91FF0">
            <w:rPr>
              <w:sz w:val="18"/>
              <w:szCs w:val="18"/>
            </w:rPr>
            <w:fldChar w:fldCharType="end"/>
          </w:r>
        </w:p>
      </w:tc>
      <w:tc>
        <w:tcPr>
          <w:tcW w:w="4888" w:type="dxa"/>
          <w:gridSpan w:val="2"/>
          <w:tcBorders>
            <w:bottom w:val="single" w:sz="6" w:space="0" w:color="000000"/>
          </w:tcBorders>
          <w:shd w:val="clear" w:color="auto" w:fill="auto"/>
          <w:vAlign w:val="center"/>
        </w:tcPr>
        <w:p w14:paraId="576DE393" w14:textId="20567DAD" w:rsidR="00242D05" w:rsidRDefault="00242D05" w:rsidP="00B91FF0">
          <w:pPr>
            <w:pStyle w:val="TableText11"/>
            <w:spacing w:before="0" w:after="0"/>
            <w:jc w:val="right"/>
          </w:pPr>
          <w:r w:rsidRPr="00B91FF0">
            <w:rPr>
              <w:sz w:val="18"/>
              <w:szCs w:val="18"/>
            </w:rPr>
            <w:t xml:space="preserve">Effective Date: </w:t>
          </w:r>
          <w:r w:rsidRPr="00B91FF0">
            <w:rPr>
              <w:noProof/>
              <w:sz w:val="18"/>
              <w:szCs w:val="18"/>
            </w:rPr>
            <w:fldChar w:fldCharType="begin"/>
          </w:r>
          <w:r w:rsidRPr="00B91FF0">
            <w:rPr>
              <w:noProof/>
              <w:sz w:val="18"/>
              <w:szCs w:val="18"/>
            </w:rPr>
            <w:instrText xml:space="preserve"> DOCPROPERTY  "Effective Date"  \* MERGEFORMAT </w:instrText>
          </w:r>
          <w:r w:rsidRPr="00B91FF0">
            <w:rPr>
              <w:noProof/>
              <w:sz w:val="18"/>
              <w:szCs w:val="18"/>
            </w:rPr>
            <w:fldChar w:fldCharType="separate"/>
          </w:r>
          <w:r>
            <w:rPr>
              <w:noProof/>
              <w:sz w:val="18"/>
              <w:szCs w:val="18"/>
            </w:rPr>
            <w:t>Date of last signature</w:t>
          </w:r>
          <w:r w:rsidRPr="00B91FF0">
            <w:rPr>
              <w:noProof/>
              <w:sz w:val="18"/>
              <w:szCs w:val="18"/>
            </w:rPr>
            <w:fldChar w:fldCharType="end"/>
          </w:r>
        </w:p>
      </w:tc>
    </w:tr>
  </w:tbl>
  <w:p w14:paraId="46A743ED" w14:textId="77777777" w:rsidR="00242D05" w:rsidRDefault="00242D05">
    <w:pPr>
      <w:pStyle w:val="TableText9"/>
      <w:tabs>
        <w:tab w:val="right" w:pos="9639"/>
      </w:tabs>
      <w:rPr>
        <w:noProof/>
        <w:szCs w:val="18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Layout w:type="fixed"/>
      <w:tblCellMar>
        <w:left w:w="68" w:type="dxa"/>
        <w:right w:w="68" w:type="dxa"/>
      </w:tblCellMar>
      <w:tblLook w:val="0000" w:firstRow="0" w:lastRow="0" w:firstColumn="0" w:lastColumn="0" w:noHBand="0" w:noVBand="0"/>
    </w:tblPr>
    <w:tblGrid>
      <w:gridCol w:w="1886"/>
      <w:gridCol w:w="2934"/>
      <w:gridCol w:w="2935"/>
      <w:gridCol w:w="1884"/>
    </w:tblGrid>
    <w:tr w:rsidR="00242D05" w14:paraId="7760D6BB" w14:textId="77777777" w:rsidTr="00CD2710">
      <w:tc>
        <w:tcPr>
          <w:tcW w:w="1911" w:type="dxa"/>
          <w:shd w:val="clear" w:color="auto" w:fill="auto"/>
        </w:tcPr>
        <w:p w14:paraId="12F53E0B" w14:textId="77777777" w:rsidR="00242D05" w:rsidRPr="00B91FF0" w:rsidRDefault="00242D05" w:rsidP="00B91FF0">
          <w:pPr>
            <w:pStyle w:val="TableText11"/>
            <w:keepNext/>
            <w:spacing w:before="0" w:after="0"/>
            <w:rPr>
              <w:b/>
              <w:noProof/>
              <w:sz w:val="24"/>
              <w:szCs w:val="24"/>
            </w:rPr>
          </w:pPr>
          <w:r w:rsidRPr="00B91FF0">
            <w:rPr>
              <w:b/>
              <w:noProof/>
              <w:sz w:val="24"/>
              <w:szCs w:val="24"/>
            </w:rPr>
            <w:fldChar w:fldCharType="begin"/>
          </w:r>
          <w:r w:rsidRPr="00B91FF0">
            <w:rPr>
              <w:b/>
              <w:noProof/>
              <w:sz w:val="24"/>
              <w:szCs w:val="24"/>
            </w:rPr>
            <w:instrText xml:space="preserve"> DOCPROPERTY  Scope  \* MERGEFORMAT </w:instrText>
          </w:r>
          <w:r w:rsidRPr="00B91FF0">
            <w:rPr>
              <w:b/>
              <w:noProof/>
              <w:sz w:val="24"/>
              <w:szCs w:val="24"/>
            </w:rPr>
            <w:fldChar w:fldCharType="separate"/>
          </w:r>
          <w:r>
            <w:rPr>
              <w:b/>
              <w:noProof/>
              <w:sz w:val="24"/>
              <w:szCs w:val="24"/>
            </w:rPr>
            <w:t>Group Informatics</w:t>
          </w:r>
          <w:r w:rsidRPr="00B91FF0">
            <w:rPr>
              <w:b/>
              <w:noProof/>
              <w:sz w:val="24"/>
              <w:szCs w:val="24"/>
            </w:rPr>
            <w:fldChar w:fldCharType="end"/>
          </w:r>
        </w:p>
      </w:tc>
      <w:tc>
        <w:tcPr>
          <w:tcW w:w="5954" w:type="dxa"/>
          <w:gridSpan w:val="2"/>
          <w:shd w:val="clear" w:color="auto" w:fill="auto"/>
        </w:tcPr>
        <w:p w14:paraId="6559D967" w14:textId="77777777" w:rsidR="00242D05" w:rsidRPr="00B91FF0" w:rsidRDefault="00242D05" w:rsidP="00B91FF0">
          <w:pPr>
            <w:pStyle w:val="TableText11"/>
            <w:keepNext/>
            <w:spacing w:before="0" w:after="0"/>
            <w:jc w:val="center"/>
            <w:rPr>
              <w:b/>
              <w:sz w:val="24"/>
              <w:szCs w:val="24"/>
            </w:rPr>
          </w:pPr>
          <w:r w:rsidRPr="00B91FF0">
            <w:rPr>
              <w:b/>
              <w:sz w:val="24"/>
              <w:szCs w:val="24"/>
            </w:rPr>
            <w:fldChar w:fldCharType="begin"/>
          </w:r>
          <w:r w:rsidRPr="00B91FF0">
            <w:rPr>
              <w:b/>
              <w:sz w:val="24"/>
              <w:szCs w:val="24"/>
            </w:rPr>
            <w:instrText xml:space="preserve"> DOCPROPERTY  DocumentType  \* MERGEFORMAT </w:instrText>
          </w:r>
          <w:r w:rsidRPr="00B91FF0">
            <w:rPr>
              <w:b/>
              <w:sz w:val="24"/>
              <w:szCs w:val="24"/>
            </w:rPr>
            <w:fldChar w:fldCharType="separate"/>
          </w:r>
          <w:r>
            <w:rPr>
              <w:b/>
              <w:sz w:val="24"/>
              <w:szCs w:val="24"/>
            </w:rPr>
            <w:t xml:space="preserve">Smoke Test </w:t>
          </w:r>
          <w:r w:rsidRPr="00B91FF0">
            <w:rPr>
              <w:b/>
              <w:sz w:val="24"/>
              <w:szCs w:val="24"/>
            </w:rPr>
            <w:fldChar w:fldCharType="end"/>
          </w:r>
        </w:p>
      </w:tc>
      <w:tc>
        <w:tcPr>
          <w:tcW w:w="1910" w:type="dxa"/>
          <w:shd w:val="clear" w:color="auto" w:fill="auto"/>
        </w:tcPr>
        <w:p w14:paraId="42F6211B" w14:textId="77777777" w:rsidR="00242D05" w:rsidRDefault="00242D05" w:rsidP="00B91FF0">
          <w:pPr>
            <w:pStyle w:val="TableText11"/>
            <w:keepNext/>
            <w:spacing w:before="0" w:after="0"/>
            <w:jc w:val="right"/>
          </w:pPr>
          <w:r>
            <w:rPr>
              <w:b/>
              <w:noProof/>
              <w:lang w:val="pl-PL" w:eastAsia="pl-PL"/>
            </w:rPr>
            <w:drawing>
              <wp:inline distT="0" distB="0" distL="0" distR="0" wp14:anchorId="7D53F2AC" wp14:editId="1891A347">
                <wp:extent cx="419100" cy="222250"/>
                <wp:effectExtent l="0" t="0" r="0" b="6350"/>
                <wp:docPr id="5" name="Picture 5" descr="rolo10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rolo10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9100" cy="222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242D05" w14:paraId="72594AAB" w14:textId="77777777" w:rsidTr="00B91FF0">
      <w:tc>
        <w:tcPr>
          <w:tcW w:w="9775" w:type="dxa"/>
          <w:gridSpan w:val="4"/>
          <w:shd w:val="clear" w:color="auto" w:fill="auto"/>
        </w:tcPr>
        <w:p w14:paraId="591AC08A" w14:textId="77777777" w:rsidR="00242D05" w:rsidRPr="00970D64" w:rsidRDefault="00242D05" w:rsidP="00B91FF0">
          <w:pPr>
            <w:pStyle w:val="TableText11"/>
            <w:keepNext/>
            <w:spacing w:before="0"/>
            <w:jc w:val="center"/>
          </w:pPr>
          <w:r w:rsidRPr="00B91FF0">
            <w:rPr>
              <w:b/>
              <w:sz w:val="24"/>
              <w:szCs w:val="24"/>
            </w:rPr>
            <w:fldChar w:fldCharType="begin"/>
          </w:r>
          <w:r w:rsidRPr="00B91FF0">
            <w:rPr>
              <w:b/>
              <w:sz w:val="24"/>
              <w:szCs w:val="24"/>
            </w:rPr>
            <w:instrText xml:space="preserve"> DOCPROPERTY  Title  \* MERGEFORMAT </w:instrText>
          </w:r>
          <w:r w:rsidRPr="00B91FF0">
            <w:rPr>
              <w:b/>
              <w:sz w:val="24"/>
              <w:szCs w:val="24"/>
            </w:rPr>
            <w:fldChar w:fldCharType="separate"/>
          </w:r>
          <w:r w:rsidRPr="00E5436B">
            <w:rPr>
              <w:b/>
              <w:bCs/>
              <w:sz w:val="24"/>
              <w:szCs w:val="24"/>
            </w:rPr>
            <w:t>Kit</w:t>
          </w:r>
          <w:r>
            <w:rPr>
              <w:b/>
              <w:sz w:val="24"/>
              <w:szCs w:val="24"/>
            </w:rPr>
            <w:t xml:space="preserve"> Label Database (KLD)</w:t>
          </w:r>
          <w:r w:rsidRPr="00B91FF0">
            <w:rPr>
              <w:b/>
              <w:sz w:val="24"/>
              <w:szCs w:val="24"/>
            </w:rPr>
            <w:fldChar w:fldCharType="end"/>
          </w:r>
        </w:p>
      </w:tc>
    </w:tr>
    <w:tr w:rsidR="00242D05" w14:paraId="47223281" w14:textId="77777777" w:rsidTr="00B91FF0">
      <w:tc>
        <w:tcPr>
          <w:tcW w:w="4887" w:type="dxa"/>
          <w:gridSpan w:val="2"/>
          <w:tcBorders>
            <w:bottom w:val="single" w:sz="6" w:space="0" w:color="000000"/>
          </w:tcBorders>
          <w:shd w:val="clear" w:color="auto" w:fill="auto"/>
          <w:vAlign w:val="center"/>
        </w:tcPr>
        <w:p w14:paraId="66926879" w14:textId="77777777" w:rsidR="00242D05" w:rsidRDefault="00242D05" w:rsidP="00B91FF0">
          <w:pPr>
            <w:pStyle w:val="TableText11"/>
            <w:spacing w:before="0" w:after="0"/>
          </w:pPr>
          <w:r w:rsidRPr="00B91FF0">
            <w:rPr>
              <w:sz w:val="18"/>
              <w:szCs w:val="18"/>
            </w:rPr>
            <w:t xml:space="preserve">Doc ID: </w:t>
          </w:r>
          <w:r w:rsidRPr="00B91FF0">
            <w:rPr>
              <w:sz w:val="18"/>
              <w:szCs w:val="18"/>
            </w:rPr>
            <w:fldChar w:fldCharType="begin"/>
          </w:r>
          <w:r w:rsidRPr="00B91FF0">
            <w:rPr>
              <w:sz w:val="18"/>
              <w:szCs w:val="18"/>
            </w:rPr>
            <w:instrText xml:space="preserve"> DOCPROPERTY  "DocID"  \* MERGEFORMAT </w:instrText>
          </w:r>
          <w:r w:rsidRPr="00B91FF0">
            <w:rPr>
              <w:sz w:val="18"/>
              <w:szCs w:val="18"/>
            </w:rPr>
            <w:fldChar w:fldCharType="separate"/>
          </w:r>
          <w:r>
            <w:rPr>
              <w:sz w:val="18"/>
              <w:szCs w:val="18"/>
            </w:rPr>
            <w:t>14366993</w:t>
          </w:r>
          <w:r w:rsidRPr="00B91FF0">
            <w:rPr>
              <w:sz w:val="18"/>
              <w:szCs w:val="18"/>
            </w:rPr>
            <w:fldChar w:fldCharType="end"/>
          </w:r>
        </w:p>
      </w:tc>
      <w:tc>
        <w:tcPr>
          <w:tcW w:w="4888" w:type="dxa"/>
          <w:gridSpan w:val="2"/>
          <w:tcBorders>
            <w:bottom w:val="single" w:sz="6" w:space="0" w:color="000000"/>
          </w:tcBorders>
          <w:shd w:val="clear" w:color="auto" w:fill="auto"/>
          <w:vAlign w:val="center"/>
        </w:tcPr>
        <w:p w14:paraId="19BEC898" w14:textId="3501479A" w:rsidR="00242D05" w:rsidRDefault="00242D05" w:rsidP="00B91FF0">
          <w:pPr>
            <w:pStyle w:val="TableText11"/>
            <w:spacing w:before="0" w:after="0"/>
            <w:jc w:val="right"/>
          </w:pPr>
          <w:r w:rsidRPr="00B91FF0">
            <w:rPr>
              <w:sz w:val="18"/>
              <w:szCs w:val="18"/>
            </w:rPr>
            <w:t xml:space="preserve">Effective Date: </w:t>
          </w:r>
          <w:r w:rsidRPr="00B91FF0">
            <w:rPr>
              <w:noProof/>
              <w:sz w:val="18"/>
              <w:szCs w:val="18"/>
            </w:rPr>
            <w:fldChar w:fldCharType="begin"/>
          </w:r>
          <w:r w:rsidRPr="00B91FF0">
            <w:rPr>
              <w:noProof/>
              <w:sz w:val="18"/>
              <w:szCs w:val="18"/>
            </w:rPr>
            <w:instrText xml:space="preserve"> DOCPROPERTY  "Effective Date"  \* MERGEFORMAT </w:instrText>
          </w:r>
          <w:r w:rsidRPr="00B91FF0">
            <w:rPr>
              <w:noProof/>
              <w:sz w:val="18"/>
              <w:szCs w:val="18"/>
            </w:rPr>
            <w:fldChar w:fldCharType="separate"/>
          </w:r>
          <w:r>
            <w:rPr>
              <w:noProof/>
              <w:sz w:val="18"/>
              <w:szCs w:val="18"/>
            </w:rPr>
            <w:t>Date of last signature</w:t>
          </w:r>
          <w:r w:rsidRPr="00B91FF0">
            <w:rPr>
              <w:noProof/>
              <w:sz w:val="18"/>
              <w:szCs w:val="18"/>
            </w:rPr>
            <w:fldChar w:fldCharType="end"/>
          </w:r>
        </w:p>
      </w:tc>
    </w:tr>
  </w:tbl>
  <w:p w14:paraId="05F85D0D" w14:textId="77777777" w:rsidR="00242D05" w:rsidRDefault="00242D05">
    <w:pPr>
      <w:pStyle w:val="TableText9"/>
      <w:tabs>
        <w:tab w:val="right" w:pos="9639"/>
      </w:tabs>
      <w:rPr>
        <w:noProof/>
        <w:szCs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B5054"/>
    <w:multiLevelType w:val="multilevel"/>
    <w:tmpl w:val="CD54C9E4"/>
    <w:lvl w:ilvl="0">
      <w:start w:val="1"/>
      <w:numFmt w:val="decimal"/>
      <w:pStyle w:val="Heading1"/>
      <w:lvlText w:val="%1."/>
      <w:lvlJc w:val="left"/>
      <w:pPr>
        <w:tabs>
          <w:tab w:val="num" w:pos="1134"/>
        </w:tabs>
        <w:ind w:left="567" w:hanging="567"/>
      </w:pPr>
      <w:rPr>
        <w:rFonts w:hint="default"/>
        <w:b/>
        <w:i w:val="0"/>
        <w:sz w:val="32"/>
        <w:szCs w:val="32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134"/>
        </w:tabs>
        <w:ind w:left="567" w:hanging="567"/>
      </w:pPr>
      <w:rPr>
        <w:rFonts w:hint="default"/>
        <w:b/>
        <w:i w:val="0"/>
        <w:color w:val="auto"/>
        <w:sz w:val="28"/>
        <w:szCs w:val="28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134"/>
        </w:tabs>
        <w:ind w:left="1134" w:hanging="1134"/>
      </w:pPr>
      <w:rPr>
        <w:rFonts w:hint="default"/>
        <w:b/>
        <w:i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26"/>
        <w:szCs w:val="26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134"/>
        </w:tabs>
        <w:ind w:left="1134" w:hanging="1134"/>
      </w:pPr>
      <w:rPr>
        <w:rFonts w:hint="default"/>
        <w:b/>
        <w:i/>
        <w:sz w:val="24"/>
        <w:szCs w:val="24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701"/>
        </w:tabs>
        <w:ind w:left="1701" w:hanging="1701"/>
      </w:pPr>
      <w:rPr>
        <w:rFonts w:hint="default"/>
      </w:rPr>
    </w:lvl>
  </w:abstractNum>
  <w:abstractNum w:abstractNumId="1" w15:restartNumberingAfterBreak="0">
    <w:nsid w:val="07DE0BF2"/>
    <w:multiLevelType w:val="hybridMultilevel"/>
    <w:tmpl w:val="C9A44A0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447E15"/>
    <w:multiLevelType w:val="hybridMultilevel"/>
    <w:tmpl w:val="C6BEF8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7B83130"/>
    <w:multiLevelType w:val="hybridMultilevel"/>
    <w:tmpl w:val="93BC364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E333CD"/>
    <w:multiLevelType w:val="hybridMultilevel"/>
    <w:tmpl w:val="E43EC59C"/>
    <w:lvl w:ilvl="0" w:tplc="08E4947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147B85"/>
    <w:multiLevelType w:val="hybridMultilevel"/>
    <w:tmpl w:val="D8A25F62"/>
    <w:lvl w:ilvl="0" w:tplc="27D0C68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202327EF"/>
    <w:multiLevelType w:val="hybridMultilevel"/>
    <w:tmpl w:val="3BF6C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7F6353"/>
    <w:multiLevelType w:val="multilevel"/>
    <w:tmpl w:val="A1FE17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4126F57"/>
    <w:multiLevelType w:val="hybridMultilevel"/>
    <w:tmpl w:val="90E2BD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F50E5D"/>
    <w:multiLevelType w:val="hybridMultilevel"/>
    <w:tmpl w:val="9378DA0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1560AD"/>
    <w:multiLevelType w:val="hybridMultilevel"/>
    <w:tmpl w:val="0E9E48EE"/>
    <w:lvl w:ilvl="0" w:tplc="9E2223E4"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8A0214"/>
    <w:multiLevelType w:val="hybridMultilevel"/>
    <w:tmpl w:val="7FFA3A56"/>
    <w:lvl w:ilvl="0" w:tplc="4468C44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2"/>
        <w:szCs w:val="2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9625069"/>
    <w:multiLevelType w:val="multilevel"/>
    <w:tmpl w:val="2176EF30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A4002DE"/>
    <w:multiLevelType w:val="hybridMultilevel"/>
    <w:tmpl w:val="BF5CD3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B9358FE"/>
    <w:multiLevelType w:val="hybridMultilevel"/>
    <w:tmpl w:val="C084F96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CED456F"/>
    <w:multiLevelType w:val="hybridMultilevel"/>
    <w:tmpl w:val="D3D89C0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 w15:restartNumberingAfterBreak="0">
    <w:nsid w:val="2D16562D"/>
    <w:multiLevelType w:val="hybridMultilevel"/>
    <w:tmpl w:val="70641420"/>
    <w:lvl w:ilvl="0" w:tplc="08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0747DD5"/>
    <w:multiLevelType w:val="hybridMultilevel"/>
    <w:tmpl w:val="3BB284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58407E"/>
    <w:multiLevelType w:val="hybridMultilevel"/>
    <w:tmpl w:val="1B60BA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7CA0D89"/>
    <w:multiLevelType w:val="hybridMultilevel"/>
    <w:tmpl w:val="C83898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85976DC"/>
    <w:multiLevelType w:val="hybridMultilevel"/>
    <w:tmpl w:val="1AA46ED2"/>
    <w:lvl w:ilvl="0" w:tplc="0807000F">
      <w:start w:val="1"/>
      <w:numFmt w:val="decimal"/>
      <w:lvlText w:val="%1."/>
      <w:lvlJc w:val="left"/>
      <w:pPr>
        <w:ind w:left="360" w:hanging="360"/>
      </w:p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9C90618"/>
    <w:multiLevelType w:val="multilevel"/>
    <w:tmpl w:val="0409001F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934" w:hanging="432"/>
      </w:pPr>
    </w:lvl>
    <w:lvl w:ilvl="2">
      <w:start w:val="1"/>
      <w:numFmt w:val="decimal"/>
      <w:lvlText w:val="%1.%2.%3."/>
      <w:lvlJc w:val="left"/>
      <w:pPr>
        <w:ind w:left="1366" w:hanging="504"/>
      </w:pPr>
    </w:lvl>
    <w:lvl w:ilvl="3">
      <w:start w:val="1"/>
      <w:numFmt w:val="decimal"/>
      <w:lvlText w:val="%1.%2.%3.%4."/>
      <w:lvlJc w:val="left"/>
      <w:pPr>
        <w:ind w:left="1870" w:hanging="648"/>
      </w:pPr>
    </w:lvl>
    <w:lvl w:ilvl="4">
      <w:start w:val="1"/>
      <w:numFmt w:val="decimal"/>
      <w:lvlText w:val="%1.%2.%3.%4.%5."/>
      <w:lvlJc w:val="left"/>
      <w:pPr>
        <w:ind w:left="2374" w:hanging="792"/>
      </w:pPr>
    </w:lvl>
    <w:lvl w:ilvl="5">
      <w:start w:val="1"/>
      <w:numFmt w:val="decimal"/>
      <w:lvlText w:val="%1.%2.%3.%4.%5.%6."/>
      <w:lvlJc w:val="left"/>
      <w:pPr>
        <w:ind w:left="2878" w:hanging="936"/>
      </w:pPr>
    </w:lvl>
    <w:lvl w:ilvl="6">
      <w:start w:val="1"/>
      <w:numFmt w:val="decimal"/>
      <w:lvlText w:val="%1.%2.%3.%4.%5.%6.%7."/>
      <w:lvlJc w:val="left"/>
      <w:pPr>
        <w:ind w:left="3382" w:hanging="1080"/>
      </w:pPr>
    </w:lvl>
    <w:lvl w:ilvl="7">
      <w:start w:val="1"/>
      <w:numFmt w:val="decimal"/>
      <w:lvlText w:val="%1.%2.%3.%4.%5.%6.%7.%8."/>
      <w:lvlJc w:val="left"/>
      <w:pPr>
        <w:ind w:left="3886" w:hanging="1224"/>
      </w:pPr>
    </w:lvl>
    <w:lvl w:ilvl="8">
      <w:start w:val="1"/>
      <w:numFmt w:val="decimal"/>
      <w:lvlText w:val="%1.%2.%3.%4.%5.%6.%7.%8.%9."/>
      <w:lvlJc w:val="left"/>
      <w:pPr>
        <w:ind w:left="4462" w:hanging="1440"/>
      </w:pPr>
    </w:lvl>
  </w:abstractNum>
  <w:abstractNum w:abstractNumId="22" w15:restartNumberingAfterBreak="0">
    <w:nsid w:val="3ECA12DB"/>
    <w:multiLevelType w:val="hybridMultilevel"/>
    <w:tmpl w:val="FAB20E36"/>
    <w:lvl w:ilvl="0" w:tplc="779294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2DA3F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F1EF7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786E1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E2EF9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E76D4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F981F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69EEF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B836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3" w15:restartNumberingAfterBreak="0">
    <w:nsid w:val="48813499"/>
    <w:multiLevelType w:val="hybridMultilevel"/>
    <w:tmpl w:val="4F3C0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7A21EB"/>
    <w:multiLevelType w:val="hybridMultilevel"/>
    <w:tmpl w:val="B95203D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3B05AE"/>
    <w:multiLevelType w:val="hybridMultilevel"/>
    <w:tmpl w:val="3AECF7D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2E619B"/>
    <w:multiLevelType w:val="hybridMultilevel"/>
    <w:tmpl w:val="7B9A4738"/>
    <w:lvl w:ilvl="0" w:tplc="04090001">
      <w:start w:val="1"/>
      <w:numFmt w:val="decimal"/>
      <w:pStyle w:val="numbered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4DB25FE0"/>
    <w:multiLevelType w:val="hybridMultilevel"/>
    <w:tmpl w:val="9D204A9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DB441AD"/>
    <w:multiLevelType w:val="hybridMultilevel"/>
    <w:tmpl w:val="86423AA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4625C5"/>
    <w:multiLevelType w:val="hybridMultilevel"/>
    <w:tmpl w:val="5A4EB53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 w15:restartNumberingAfterBreak="0">
    <w:nsid w:val="4FAA61C3"/>
    <w:multiLevelType w:val="hybridMultilevel"/>
    <w:tmpl w:val="A0EAD658"/>
    <w:lvl w:ilvl="0" w:tplc="BD620AF6">
      <w:start w:val="1"/>
      <w:numFmt w:val="bullet"/>
      <w:lvlText w:val="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</w:rPr>
    </w:lvl>
    <w:lvl w:ilvl="1" w:tplc="04090003">
      <w:start w:val="1"/>
      <w:numFmt w:val="bullet"/>
      <w:lvlText w:val="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170A74"/>
    <w:multiLevelType w:val="hybridMultilevel"/>
    <w:tmpl w:val="11F8A194"/>
    <w:lvl w:ilvl="0" w:tplc="4F8AF04C">
      <w:start w:val="1"/>
      <w:numFmt w:val="bullet"/>
      <w:pStyle w:val="TextDash"/>
      <w:lvlText w:val="–"/>
      <w:lvlJc w:val="left"/>
      <w:pPr>
        <w:tabs>
          <w:tab w:val="num" w:pos="1077"/>
        </w:tabs>
        <w:ind w:left="1077" w:hanging="363"/>
      </w:pPr>
      <w:rPr>
        <w:rFonts w:ascii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32" w15:restartNumberingAfterBreak="0">
    <w:nsid w:val="52BD5EFB"/>
    <w:multiLevelType w:val="multilevel"/>
    <w:tmpl w:val="F83E15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53844330"/>
    <w:multiLevelType w:val="hybridMultilevel"/>
    <w:tmpl w:val="8670F6D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E162C4F"/>
    <w:multiLevelType w:val="hybridMultilevel"/>
    <w:tmpl w:val="66261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6656F06"/>
    <w:multiLevelType w:val="hybridMultilevel"/>
    <w:tmpl w:val="ECAE8302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7B33E1"/>
    <w:multiLevelType w:val="hybridMultilevel"/>
    <w:tmpl w:val="A3080B98"/>
    <w:lvl w:ilvl="0" w:tplc="929AA702">
      <w:start w:val="1"/>
      <w:numFmt w:val="bullet"/>
      <w:pStyle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C671FA"/>
    <w:multiLevelType w:val="hybridMultilevel"/>
    <w:tmpl w:val="2354D7C2"/>
    <w:lvl w:ilvl="0" w:tplc="DFC65FB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8" w15:restartNumberingAfterBreak="0">
    <w:nsid w:val="6924528C"/>
    <w:multiLevelType w:val="hybridMultilevel"/>
    <w:tmpl w:val="5EFEA4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ED7BC3"/>
    <w:multiLevelType w:val="hybridMultilevel"/>
    <w:tmpl w:val="7B46C194"/>
    <w:lvl w:ilvl="0" w:tplc="C94C1D40">
      <w:start w:val="1"/>
      <w:numFmt w:val="bullet"/>
      <w:pStyle w:val="TextBull"/>
      <w:lvlText w:val=""/>
      <w:lvlJc w:val="left"/>
      <w:pPr>
        <w:tabs>
          <w:tab w:val="num" w:pos="717"/>
        </w:tabs>
        <w:ind w:left="717" w:hanging="360"/>
      </w:pPr>
      <w:rPr>
        <w:rFonts w:ascii="Symbol" w:hAnsi="Symbol" w:hint="default"/>
        <w:color w:val="000000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9670DF"/>
    <w:multiLevelType w:val="hybridMultilevel"/>
    <w:tmpl w:val="5A3E91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E05CB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7AA60B18"/>
    <w:multiLevelType w:val="hybridMultilevel"/>
    <w:tmpl w:val="8A2AE156"/>
    <w:lvl w:ilvl="0" w:tplc="3670B0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D26E6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F1CE1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6BA30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BFC25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94EBC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F93861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E80B5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EEA06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31"/>
  </w:num>
  <w:num w:numId="2">
    <w:abstractNumId w:val="0"/>
  </w:num>
  <w:num w:numId="3">
    <w:abstractNumId w:val="39"/>
  </w:num>
  <w:num w:numId="4">
    <w:abstractNumId w:val="26"/>
  </w:num>
  <w:num w:numId="5">
    <w:abstractNumId w:val="42"/>
  </w:num>
  <w:num w:numId="6">
    <w:abstractNumId w:val="27"/>
  </w:num>
  <w:num w:numId="7">
    <w:abstractNumId w:val="33"/>
  </w:num>
  <w:num w:numId="8">
    <w:abstractNumId w:val="13"/>
  </w:num>
  <w:num w:numId="9">
    <w:abstractNumId w:val="36"/>
  </w:num>
  <w:num w:numId="10">
    <w:abstractNumId w:val="9"/>
  </w:num>
  <w:num w:numId="11">
    <w:abstractNumId w:val="25"/>
  </w:num>
  <w:num w:numId="12">
    <w:abstractNumId w:val="24"/>
  </w:num>
  <w:num w:numId="13">
    <w:abstractNumId w:val="16"/>
  </w:num>
  <w:num w:numId="14">
    <w:abstractNumId w:val="22"/>
  </w:num>
  <w:num w:numId="15">
    <w:abstractNumId w:val="40"/>
  </w:num>
  <w:num w:numId="16">
    <w:abstractNumId w:val="23"/>
  </w:num>
  <w:num w:numId="17">
    <w:abstractNumId w:val="38"/>
  </w:num>
  <w:num w:numId="18">
    <w:abstractNumId w:val="20"/>
  </w:num>
  <w:num w:numId="19">
    <w:abstractNumId w:val="30"/>
  </w:num>
  <w:num w:numId="20">
    <w:abstractNumId w:val="34"/>
  </w:num>
  <w:num w:numId="21">
    <w:abstractNumId w:val="18"/>
  </w:num>
  <w:num w:numId="22">
    <w:abstractNumId w:val="19"/>
  </w:num>
  <w:num w:numId="23">
    <w:abstractNumId w:val="11"/>
  </w:num>
  <w:num w:numId="24">
    <w:abstractNumId w:val="2"/>
  </w:num>
  <w:num w:numId="25">
    <w:abstractNumId w:val="28"/>
  </w:num>
  <w:num w:numId="26">
    <w:abstractNumId w:val="6"/>
  </w:num>
  <w:num w:numId="27">
    <w:abstractNumId w:val="8"/>
  </w:num>
  <w:num w:numId="28">
    <w:abstractNumId w:val="0"/>
  </w:num>
  <w:num w:numId="29">
    <w:abstractNumId w:val="21"/>
  </w:num>
  <w:num w:numId="30">
    <w:abstractNumId w:val="32"/>
  </w:num>
  <w:num w:numId="31">
    <w:abstractNumId w:val="17"/>
  </w:num>
  <w:num w:numId="32">
    <w:abstractNumId w:val="3"/>
  </w:num>
  <w:num w:numId="33">
    <w:abstractNumId w:val="4"/>
  </w:num>
  <w:num w:numId="34">
    <w:abstractNumId w:val="7"/>
  </w:num>
  <w:num w:numId="35">
    <w:abstractNumId w:val="29"/>
  </w:num>
  <w:num w:numId="36">
    <w:abstractNumId w:val="37"/>
  </w:num>
  <w:num w:numId="37">
    <w:abstractNumId w:val="15"/>
  </w:num>
  <w:num w:numId="38">
    <w:abstractNumId w:val="1"/>
  </w:num>
  <w:num w:numId="39">
    <w:abstractNumId w:val="35"/>
  </w:num>
  <w:num w:numId="40">
    <w:abstractNumId w:val="5"/>
  </w:num>
  <w:num w:numId="41">
    <w:abstractNumId w:val="41"/>
  </w:num>
  <w:num w:numId="42">
    <w:abstractNumId w:val="14"/>
  </w:num>
  <w:num w:numId="43">
    <w:abstractNumId w:val="10"/>
  </w:num>
  <w:num w:numId="44">
    <w:abstractNumId w:val="0"/>
  </w:num>
  <w:num w:numId="45">
    <w:abstractNumId w:val="0"/>
  </w:num>
  <w:num w:numId="46">
    <w:abstractNumId w:val="0"/>
  </w:num>
  <w:num w:numId="47">
    <w:abstractNumId w:val="12"/>
  </w:num>
  <w:num w:numId="48">
    <w:abstractNumId w:val="0"/>
  </w:num>
  <w:num w:numId="49">
    <w:abstractNumId w:val="0"/>
  </w:num>
  <w:numIdMacAtCleanup w:val="1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Matacz, Aleksandra {FIEV~Poznan}">
    <w15:presenceInfo w15:providerId="AD" w15:userId="S-1-5-21-119559289-1840127793-336618761-344535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hideSpellingErrors/>
  <w:hideGrammaticalErrors/>
  <w:activeWritingStyle w:appName="MSWord" w:lang="en-US" w:vendorID="64" w:dllVersion="131078" w:nlCheck="1" w:checkStyle="0"/>
  <w:activeWritingStyle w:appName="MSWord" w:lang="de-CH" w:vendorID="64" w:dllVersion="131078" w:nlCheck="1" w:checkStyle="1"/>
  <w:activeWritingStyle w:appName="MSWord" w:lang="fr-FR" w:vendorID="64" w:dllVersion="131078" w:nlCheck="1" w:checkStyle="0"/>
  <w:activeWritingStyle w:appName="MSWord" w:lang="en-GB" w:vendorID="64" w:dllVersion="131078" w:nlCheck="1" w:checkStyle="1"/>
  <w:activeWritingStyle w:appName="MSWord" w:lang="de-DE" w:vendorID="64" w:dllVersion="131078" w:nlCheck="1" w:checkStyle="1"/>
  <w:activeWritingStyle w:appName="MSWord" w:lang="es-ES" w:vendorID="64" w:dllVersion="131078" w:nlCheck="1" w:checkStyle="1"/>
  <w:proofState w:spelling="clean" w:grammar="clean"/>
  <w:stylePaneFormatFilter w:val="3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720"/>
  <w:hyphenationZone w:val="425"/>
  <w:drawingGridHorizontalSpacing w:val="11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DoNotShowDialogBoxAgain" w:val="1"/>
    <w:docVar w:name="NumbTypeStatus" w:val="Numb"/>
    <w:docVar w:name="OldViewShowStyleArea" w:val="3"/>
    <w:docVar w:name="PrevTypeStatus" w:val="Numb"/>
  </w:docVars>
  <w:rsids>
    <w:rsidRoot w:val="00C73745"/>
    <w:rsid w:val="0000268D"/>
    <w:rsid w:val="00002B44"/>
    <w:rsid w:val="000062E8"/>
    <w:rsid w:val="0000677C"/>
    <w:rsid w:val="00013462"/>
    <w:rsid w:val="00020619"/>
    <w:rsid w:val="000207CE"/>
    <w:rsid w:val="0002122F"/>
    <w:rsid w:val="00021D53"/>
    <w:rsid w:val="000232BD"/>
    <w:rsid w:val="000235FB"/>
    <w:rsid w:val="00023D14"/>
    <w:rsid w:val="00026C9C"/>
    <w:rsid w:val="00031D85"/>
    <w:rsid w:val="00032676"/>
    <w:rsid w:val="000413F9"/>
    <w:rsid w:val="00042A03"/>
    <w:rsid w:val="000439D7"/>
    <w:rsid w:val="00044C1F"/>
    <w:rsid w:val="00045060"/>
    <w:rsid w:val="000471CF"/>
    <w:rsid w:val="00050EDD"/>
    <w:rsid w:val="0005107B"/>
    <w:rsid w:val="0005290A"/>
    <w:rsid w:val="00055932"/>
    <w:rsid w:val="0005674A"/>
    <w:rsid w:val="0006235A"/>
    <w:rsid w:val="000623F8"/>
    <w:rsid w:val="00063EAC"/>
    <w:rsid w:val="00065695"/>
    <w:rsid w:val="00074FD0"/>
    <w:rsid w:val="00076A0C"/>
    <w:rsid w:val="00076BE3"/>
    <w:rsid w:val="0007762D"/>
    <w:rsid w:val="00082D18"/>
    <w:rsid w:val="00083EDE"/>
    <w:rsid w:val="0008440B"/>
    <w:rsid w:val="00084A00"/>
    <w:rsid w:val="00090EA6"/>
    <w:rsid w:val="00094E02"/>
    <w:rsid w:val="000956C8"/>
    <w:rsid w:val="000973CD"/>
    <w:rsid w:val="00097F5A"/>
    <w:rsid w:val="000A09D3"/>
    <w:rsid w:val="000A1006"/>
    <w:rsid w:val="000A1A62"/>
    <w:rsid w:val="000A3F4E"/>
    <w:rsid w:val="000B097E"/>
    <w:rsid w:val="000B1334"/>
    <w:rsid w:val="000B45F1"/>
    <w:rsid w:val="000B477B"/>
    <w:rsid w:val="000B7665"/>
    <w:rsid w:val="000C2D7B"/>
    <w:rsid w:val="000C2F28"/>
    <w:rsid w:val="000C31D6"/>
    <w:rsid w:val="000C3300"/>
    <w:rsid w:val="000C4130"/>
    <w:rsid w:val="000C454F"/>
    <w:rsid w:val="000C60C1"/>
    <w:rsid w:val="000D0964"/>
    <w:rsid w:val="000D10B0"/>
    <w:rsid w:val="000E3DEF"/>
    <w:rsid w:val="000E6B14"/>
    <w:rsid w:val="000F0222"/>
    <w:rsid w:val="000F095F"/>
    <w:rsid w:val="000F39D1"/>
    <w:rsid w:val="000F4F10"/>
    <w:rsid w:val="000F55BA"/>
    <w:rsid w:val="000F5BC2"/>
    <w:rsid w:val="000F6225"/>
    <w:rsid w:val="000F6F09"/>
    <w:rsid w:val="00101AB4"/>
    <w:rsid w:val="00102417"/>
    <w:rsid w:val="00102927"/>
    <w:rsid w:val="00102FE2"/>
    <w:rsid w:val="001074C1"/>
    <w:rsid w:val="0011007D"/>
    <w:rsid w:val="00110394"/>
    <w:rsid w:val="00111A78"/>
    <w:rsid w:val="00116BE5"/>
    <w:rsid w:val="00123953"/>
    <w:rsid w:val="00127390"/>
    <w:rsid w:val="00132A43"/>
    <w:rsid w:val="001347BA"/>
    <w:rsid w:val="00142CF6"/>
    <w:rsid w:val="00142D0B"/>
    <w:rsid w:val="00143497"/>
    <w:rsid w:val="00144773"/>
    <w:rsid w:val="0015038B"/>
    <w:rsid w:val="001551EA"/>
    <w:rsid w:val="00156CA1"/>
    <w:rsid w:val="0015790D"/>
    <w:rsid w:val="00157ABA"/>
    <w:rsid w:val="00163E4B"/>
    <w:rsid w:val="001642DD"/>
    <w:rsid w:val="0016677E"/>
    <w:rsid w:val="00171654"/>
    <w:rsid w:val="0018131D"/>
    <w:rsid w:val="00181A6F"/>
    <w:rsid w:val="0018310B"/>
    <w:rsid w:val="00184094"/>
    <w:rsid w:val="001861EC"/>
    <w:rsid w:val="00191B23"/>
    <w:rsid w:val="001943F4"/>
    <w:rsid w:val="0019556F"/>
    <w:rsid w:val="001A0B18"/>
    <w:rsid w:val="001A1733"/>
    <w:rsid w:val="001A2777"/>
    <w:rsid w:val="001A4008"/>
    <w:rsid w:val="001A463F"/>
    <w:rsid w:val="001A520B"/>
    <w:rsid w:val="001A742C"/>
    <w:rsid w:val="001A7783"/>
    <w:rsid w:val="001B06F7"/>
    <w:rsid w:val="001B504C"/>
    <w:rsid w:val="001B633C"/>
    <w:rsid w:val="001C12E4"/>
    <w:rsid w:val="001C4C60"/>
    <w:rsid w:val="001C6A5D"/>
    <w:rsid w:val="001C6F63"/>
    <w:rsid w:val="001D08E3"/>
    <w:rsid w:val="001D1393"/>
    <w:rsid w:val="001D23F6"/>
    <w:rsid w:val="001D32FF"/>
    <w:rsid w:val="001D584E"/>
    <w:rsid w:val="001E0D47"/>
    <w:rsid w:val="001E126E"/>
    <w:rsid w:val="001E41F3"/>
    <w:rsid w:val="001E481C"/>
    <w:rsid w:val="001E4C42"/>
    <w:rsid w:val="001E5215"/>
    <w:rsid w:val="001E5504"/>
    <w:rsid w:val="001F1ABD"/>
    <w:rsid w:val="001F3453"/>
    <w:rsid w:val="00202C8F"/>
    <w:rsid w:val="002050C1"/>
    <w:rsid w:val="0020636F"/>
    <w:rsid w:val="00212A29"/>
    <w:rsid w:val="002167AA"/>
    <w:rsid w:val="00225B8B"/>
    <w:rsid w:val="002268C9"/>
    <w:rsid w:val="00226F8E"/>
    <w:rsid w:val="00227C65"/>
    <w:rsid w:val="002305D5"/>
    <w:rsid w:val="00233400"/>
    <w:rsid w:val="00236A94"/>
    <w:rsid w:val="00242D05"/>
    <w:rsid w:val="00246182"/>
    <w:rsid w:val="0024653C"/>
    <w:rsid w:val="00246DFE"/>
    <w:rsid w:val="00246E63"/>
    <w:rsid w:val="00246FE4"/>
    <w:rsid w:val="00247B6E"/>
    <w:rsid w:val="00252A48"/>
    <w:rsid w:val="00252F95"/>
    <w:rsid w:val="00256E3B"/>
    <w:rsid w:val="00261C6E"/>
    <w:rsid w:val="002646F2"/>
    <w:rsid w:val="00265712"/>
    <w:rsid w:val="00266122"/>
    <w:rsid w:val="00266674"/>
    <w:rsid w:val="002674A0"/>
    <w:rsid w:val="002724F8"/>
    <w:rsid w:val="0027291D"/>
    <w:rsid w:val="00276678"/>
    <w:rsid w:val="002777DC"/>
    <w:rsid w:val="00281ACB"/>
    <w:rsid w:val="00285994"/>
    <w:rsid w:val="00287FDF"/>
    <w:rsid w:val="00291A8A"/>
    <w:rsid w:val="00294AEE"/>
    <w:rsid w:val="00295E26"/>
    <w:rsid w:val="002A1BBD"/>
    <w:rsid w:val="002A485A"/>
    <w:rsid w:val="002B6CCB"/>
    <w:rsid w:val="002B6E68"/>
    <w:rsid w:val="002B776F"/>
    <w:rsid w:val="002C58B4"/>
    <w:rsid w:val="002D0AAB"/>
    <w:rsid w:val="002D1BA0"/>
    <w:rsid w:val="002D2FD0"/>
    <w:rsid w:val="002D5CBD"/>
    <w:rsid w:val="002E1C5C"/>
    <w:rsid w:val="002E55E5"/>
    <w:rsid w:val="002E7824"/>
    <w:rsid w:val="002F0C37"/>
    <w:rsid w:val="002F40B5"/>
    <w:rsid w:val="002F54DC"/>
    <w:rsid w:val="003000F3"/>
    <w:rsid w:val="0030060B"/>
    <w:rsid w:val="003010AD"/>
    <w:rsid w:val="00301138"/>
    <w:rsid w:val="00301C34"/>
    <w:rsid w:val="00314F48"/>
    <w:rsid w:val="00317474"/>
    <w:rsid w:val="00317D55"/>
    <w:rsid w:val="00321C9A"/>
    <w:rsid w:val="00324B12"/>
    <w:rsid w:val="00327352"/>
    <w:rsid w:val="00327B6E"/>
    <w:rsid w:val="0033091F"/>
    <w:rsid w:val="0033204F"/>
    <w:rsid w:val="00333E29"/>
    <w:rsid w:val="00334550"/>
    <w:rsid w:val="00334961"/>
    <w:rsid w:val="00335013"/>
    <w:rsid w:val="00336521"/>
    <w:rsid w:val="00336DD5"/>
    <w:rsid w:val="00337B1D"/>
    <w:rsid w:val="00337BCD"/>
    <w:rsid w:val="00342AD7"/>
    <w:rsid w:val="00345634"/>
    <w:rsid w:val="00345794"/>
    <w:rsid w:val="00345D3C"/>
    <w:rsid w:val="0035388E"/>
    <w:rsid w:val="00357CCA"/>
    <w:rsid w:val="0036498C"/>
    <w:rsid w:val="00366CCB"/>
    <w:rsid w:val="00367980"/>
    <w:rsid w:val="00370D89"/>
    <w:rsid w:val="0037391A"/>
    <w:rsid w:val="00375105"/>
    <w:rsid w:val="00376A0B"/>
    <w:rsid w:val="0038475F"/>
    <w:rsid w:val="00385739"/>
    <w:rsid w:val="003904D4"/>
    <w:rsid w:val="00390BF3"/>
    <w:rsid w:val="003913B0"/>
    <w:rsid w:val="00392DD9"/>
    <w:rsid w:val="0039375D"/>
    <w:rsid w:val="00395F86"/>
    <w:rsid w:val="00396C31"/>
    <w:rsid w:val="00397587"/>
    <w:rsid w:val="003A3D9D"/>
    <w:rsid w:val="003B039F"/>
    <w:rsid w:val="003B05F4"/>
    <w:rsid w:val="003B20BC"/>
    <w:rsid w:val="003B4355"/>
    <w:rsid w:val="003B513A"/>
    <w:rsid w:val="003C0EE3"/>
    <w:rsid w:val="003C37F8"/>
    <w:rsid w:val="003C459D"/>
    <w:rsid w:val="003C503B"/>
    <w:rsid w:val="003C5D62"/>
    <w:rsid w:val="003D0E8D"/>
    <w:rsid w:val="003D229A"/>
    <w:rsid w:val="003E15CE"/>
    <w:rsid w:val="003E65CE"/>
    <w:rsid w:val="003F1901"/>
    <w:rsid w:val="003F4665"/>
    <w:rsid w:val="00402881"/>
    <w:rsid w:val="00402EAE"/>
    <w:rsid w:val="00405113"/>
    <w:rsid w:val="00407BB0"/>
    <w:rsid w:val="004109CC"/>
    <w:rsid w:val="00410F0F"/>
    <w:rsid w:val="004114D2"/>
    <w:rsid w:val="0041334D"/>
    <w:rsid w:val="00413F6B"/>
    <w:rsid w:val="00414A49"/>
    <w:rsid w:val="00415B41"/>
    <w:rsid w:val="004237F7"/>
    <w:rsid w:val="00426961"/>
    <w:rsid w:val="004305E7"/>
    <w:rsid w:val="00432EFC"/>
    <w:rsid w:val="00433A0A"/>
    <w:rsid w:val="00436091"/>
    <w:rsid w:val="004369E8"/>
    <w:rsid w:val="00437E52"/>
    <w:rsid w:val="00441614"/>
    <w:rsid w:val="00443BAC"/>
    <w:rsid w:val="00443BC8"/>
    <w:rsid w:val="00452AFD"/>
    <w:rsid w:val="00456F5A"/>
    <w:rsid w:val="004578BC"/>
    <w:rsid w:val="0046586D"/>
    <w:rsid w:val="0047491A"/>
    <w:rsid w:val="00474F52"/>
    <w:rsid w:val="00476725"/>
    <w:rsid w:val="00480E6A"/>
    <w:rsid w:val="004813B3"/>
    <w:rsid w:val="0048364C"/>
    <w:rsid w:val="0048418A"/>
    <w:rsid w:val="0048602F"/>
    <w:rsid w:val="0048629E"/>
    <w:rsid w:val="004916A8"/>
    <w:rsid w:val="00491B98"/>
    <w:rsid w:val="00495CB1"/>
    <w:rsid w:val="004A0E90"/>
    <w:rsid w:val="004A1AA8"/>
    <w:rsid w:val="004A220F"/>
    <w:rsid w:val="004A482F"/>
    <w:rsid w:val="004A6D39"/>
    <w:rsid w:val="004A7404"/>
    <w:rsid w:val="004A790C"/>
    <w:rsid w:val="004B0BE8"/>
    <w:rsid w:val="004B47D2"/>
    <w:rsid w:val="004C0294"/>
    <w:rsid w:val="004C051C"/>
    <w:rsid w:val="004C25AB"/>
    <w:rsid w:val="004C426C"/>
    <w:rsid w:val="004D0FAA"/>
    <w:rsid w:val="004D344C"/>
    <w:rsid w:val="004D47B4"/>
    <w:rsid w:val="004D540B"/>
    <w:rsid w:val="004E1795"/>
    <w:rsid w:val="004E526E"/>
    <w:rsid w:val="004E7520"/>
    <w:rsid w:val="004F019D"/>
    <w:rsid w:val="004F2F04"/>
    <w:rsid w:val="004F50E3"/>
    <w:rsid w:val="004F5B63"/>
    <w:rsid w:val="00500139"/>
    <w:rsid w:val="0050352E"/>
    <w:rsid w:val="0050763F"/>
    <w:rsid w:val="00513935"/>
    <w:rsid w:val="005154FD"/>
    <w:rsid w:val="00517998"/>
    <w:rsid w:val="00517BC5"/>
    <w:rsid w:val="00520A2A"/>
    <w:rsid w:val="00520B93"/>
    <w:rsid w:val="0052346C"/>
    <w:rsid w:val="00524551"/>
    <w:rsid w:val="00532038"/>
    <w:rsid w:val="00533A09"/>
    <w:rsid w:val="00536C76"/>
    <w:rsid w:val="00537159"/>
    <w:rsid w:val="00543FFB"/>
    <w:rsid w:val="00544568"/>
    <w:rsid w:val="005463DF"/>
    <w:rsid w:val="00546934"/>
    <w:rsid w:val="00546D4E"/>
    <w:rsid w:val="00550593"/>
    <w:rsid w:val="00550CC0"/>
    <w:rsid w:val="00550ED1"/>
    <w:rsid w:val="00552BB0"/>
    <w:rsid w:val="005532FD"/>
    <w:rsid w:val="00554FFF"/>
    <w:rsid w:val="005649A0"/>
    <w:rsid w:val="00567F03"/>
    <w:rsid w:val="0057275A"/>
    <w:rsid w:val="005741ED"/>
    <w:rsid w:val="00576917"/>
    <w:rsid w:val="00576C7D"/>
    <w:rsid w:val="005845AF"/>
    <w:rsid w:val="0058551D"/>
    <w:rsid w:val="005864B3"/>
    <w:rsid w:val="00586D96"/>
    <w:rsid w:val="00590F5C"/>
    <w:rsid w:val="005926C2"/>
    <w:rsid w:val="00592A14"/>
    <w:rsid w:val="005943C5"/>
    <w:rsid w:val="005946D2"/>
    <w:rsid w:val="00597B7A"/>
    <w:rsid w:val="005A2272"/>
    <w:rsid w:val="005A2A5B"/>
    <w:rsid w:val="005A607B"/>
    <w:rsid w:val="005B0A8B"/>
    <w:rsid w:val="005B4EB4"/>
    <w:rsid w:val="005B6218"/>
    <w:rsid w:val="005C1986"/>
    <w:rsid w:val="005C2CEE"/>
    <w:rsid w:val="005C45E5"/>
    <w:rsid w:val="005C7CE8"/>
    <w:rsid w:val="005D418F"/>
    <w:rsid w:val="005D6527"/>
    <w:rsid w:val="005E21A3"/>
    <w:rsid w:val="005E7B0C"/>
    <w:rsid w:val="005F013E"/>
    <w:rsid w:val="005F2168"/>
    <w:rsid w:val="005F4E2E"/>
    <w:rsid w:val="005F6BCB"/>
    <w:rsid w:val="005F6E5B"/>
    <w:rsid w:val="0060231C"/>
    <w:rsid w:val="006025F2"/>
    <w:rsid w:val="00602D19"/>
    <w:rsid w:val="00603178"/>
    <w:rsid w:val="00603ACC"/>
    <w:rsid w:val="006121C7"/>
    <w:rsid w:val="0061480F"/>
    <w:rsid w:val="00615B36"/>
    <w:rsid w:val="00615F14"/>
    <w:rsid w:val="00616861"/>
    <w:rsid w:val="0062071D"/>
    <w:rsid w:val="006215AA"/>
    <w:rsid w:val="00622267"/>
    <w:rsid w:val="0062559D"/>
    <w:rsid w:val="00625CBD"/>
    <w:rsid w:val="00630F89"/>
    <w:rsid w:val="00632974"/>
    <w:rsid w:val="00636577"/>
    <w:rsid w:val="006415C1"/>
    <w:rsid w:val="00644135"/>
    <w:rsid w:val="0064541D"/>
    <w:rsid w:val="006474BE"/>
    <w:rsid w:val="00647ABF"/>
    <w:rsid w:val="00653677"/>
    <w:rsid w:val="0065514D"/>
    <w:rsid w:val="00655AF7"/>
    <w:rsid w:val="006571EE"/>
    <w:rsid w:val="00657E88"/>
    <w:rsid w:val="0066294A"/>
    <w:rsid w:val="00664EE3"/>
    <w:rsid w:val="00665ECB"/>
    <w:rsid w:val="00665EFA"/>
    <w:rsid w:val="0067197B"/>
    <w:rsid w:val="00673A64"/>
    <w:rsid w:val="0067639E"/>
    <w:rsid w:val="00682761"/>
    <w:rsid w:val="00684B03"/>
    <w:rsid w:val="006915CE"/>
    <w:rsid w:val="006936B9"/>
    <w:rsid w:val="00693FCB"/>
    <w:rsid w:val="00694ECB"/>
    <w:rsid w:val="00696EA5"/>
    <w:rsid w:val="006A3C47"/>
    <w:rsid w:val="006B357A"/>
    <w:rsid w:val="006B3D51"/>
    <w:rsid w:val="006B3F44"/>
    <w:rsid w:val="006B5F6F"/>
    <w:rsid w:val="006B7DDD"/>
    <w:rsid w:val="006C2A9B"/>
    <w:rsid w:val="006C2F37"/>
    <w:rsid w:val="006C5BBD"/>
    <w:rsid w:val="006C6D4D"/>
    <w:rsid w:val="006C7C0C"/>
    <w:rsid w:val="006D2C92"/>
    <w:rsid w:val="006D5F1A"/>
    <w:rsid w:val="006D7551"/>
    <w:rsid w:val="006D7DD0"/>
    <w:rsid w:val="006E2531"/>
    <w:rsid w:val="006E2E01"/>
    <w:rsid w:val="006E5D59"/>
    <w:rsid w:val="006F0E26"/>
    <w:rsid w:val="006F493A"/>
    <w:rsid w:val="006F49DE"/>
    <w:rsid w:val="006F510D"/>
    <w:rsid w:val="006F5FBC"/>
    <w:rsid w:val="006F714D"/>
    <w:rsid w:val="006F78CF"/>
    <w:rsid w:val="0070217B"/>
    <w:rsid w:val="0071248B"/>
    <w:rsid w:val="00714C6C"/>
    <w:rsid w:val="00715DF4"/>
    <w:rsid w:val="0071726B"/>
    <w:rsid w:val="0072092F"/>
    <w:rsid w:val="00722D76"/>
    <w:rsid w:val="00723F61"/>
    <w:rsid w:val="00727052"/>
    <w:rsid w:val="00727833"/>
    <w:rsid w:val="007315E0"/>
    <w:rsid w:val="0073191F"/>
    <w:rsid w:val="0073560A"/>
    <w:rsid w:val="007370DC"/>
    <w:rsid w:val="00740A35"/>
    <w:rsid w:val="00751D1E"/>
    <w:rsid w:val="00753ABB"/>
    <w:rsid w:val="00755B85"/>
    <w:rsid w:val="00756CAC"/>
    <w:rsid w:val="007575BD"/>
    <w:rsid w:val="00760216"/>
    <w:rsid w:val="00763D06"/>
    <w:rsid w:val="007725B9"/>
    <w:rsid w:val="00781467"/>
    <w:rsid w:val="00783B18"/>
    <w:rsid w:val="007872FC"/>
    <w:rsid w:val="0078788D"/>
    <w:rsid w:val="0079067C"/>
    <w:rsid w:val="007921D7"/>
    <w:rsid w:val="007932B1"/>
    <w:rsid w:val="00797F45"/>
    <w:rsid w:val="007A26A3"/>
    <w:rsid w:val="007A3700"/>
    <w:rsid w:val="007A4F19"/>
    <w:rsid w:val="007B01CF"/>
    <w:rsid w:val="007B1E94"/>
    <w:rsid w:val="007B6798"/>
    <w:rsid w:val="007C1080"/>
    <w:rsid w:val="007C1A7D"/>
    <w:rsid w:val="007C249B"/>
    <w:rsid w:val="007C36DA"/>
    <w:rsid w:val="007C3748"/>
    <w:rsid w:val="007C39B1"/>
    <w:rsid w:val="007C39C8"/>
    <w:rsid w:val="007C3EB5"/>
    <w:rsid w:val="007C7620"/>
    <w:rsid w:val="007D1AD4"/>
    <w:rsid w:val="007D20E7"/>
    <w:rsid w:val="007D3DAF"/>
    <w:rsid w:val="007D3F36"/>
    <w:rsid w:val="007D49E4"/>
    <w:rsid w:val="007E0453"/>
    <w:rsid w:val="007E4698"/>
    <w:rsid w:val="007E59D5"/>
    <w:rsid w:val="007F37B0"/>
    <w:rsid w:val="007F39BB"/>
    <w:rsid w:val="007F4192"/>
    <w:rsid w:val="007F672A"/>
    <w:rsid w:val="007F6DB8"/>
    <w:rsid w:val="007F6F19"/>
    <w:rsid w:val="007F76D0"/>
    <w:rsid w:val="00800014"/>
    <w:rsid w:val="0080129F"/>
    <w:rsid w:val="00803137"/>
    <w:rsid w:val="00804FFE"/>
    <w:rsid w:val="00806BE0"/>
    <w:rsid w:val="00806E21"/>
    <w:rsid w:val="00810B2D"/>
    <w:rsid w:val="00811519"/>
    <w:rsid w:val="00815732"/>
    <w:rsid w:val="008161B0"/>
    <w:rsid w:val="00820C29"/>
    <w:rsid w:val="008225A5"/>
    <w:rsid w:val="008230AF"/>
    <w:rsid w:val="0082401D"/>
    <w:rsid w:val="00827BF3"/>
    <w:rsid w:val="00833760"/>
    <w:rsid w:val="00833AAB"/>
    <w:rsid w:val="00837776"/>
    <w:rsid w:val="00837F56"/>
    <w:rsid w:val="00842848"/>
    <w:rsid w:val="00843E19"/>
    <w:rsid w:val="008463CC"/>
    <w:rsid w:val="00850C9C"/>
    <w:rsid w:val="00851AD9"/>
    <w:rsid w:val="00853096"/>
    <w:rsid w:val="0085571C"/>
    <w:rsid w:val="008725BD"/>
    <w:rsid w:val="00873414"/>
    <w:rsid w:val="0087351A"/>
    <w:rsid w:val="00874F74"/>
    <w:rsid w:val="0087512F"/>
    <w:rsid w:val="00876DD1"/>
    <w:rsid w:val="00881083"/>
    <w:rsid w:val="00881F63"/>
    <w:rsid w:val="008822BC"/>
    <w:rsid w:val="008839E4"/>
    <w:rsid w:val="008845B8"/>
    <w:rsid w:val="00885A3D"/>
    <w:rsid w:val="00887A69"/>
    <w:rsid w:val="00890EA4"/>
    <w:rsid w:val="0089177D"/>
    <w:rsid w:val="00891983"/>
    <w:rsid w:val="00891B46"/>
    <w:rsid w:val="0089258D"/>
    <w:rsid w:val="00895BF9"/>
    <w:rsid w:val="00895EF9"/>
    <w:rsid w:val="00897D5D"/>
    <w:rsid w:val="008A0F21"/>
    <w:rsid w:val="008A262D"/>
    <w:rsid w:val="008A625C"/>
    <w:rsid w:val="008B05CF"/>
    <w:rsid w:val="008B0AB1"/>
    <w:rsid w:val="008B2137"/>
    <w:rsid w:val="008B5165"/>
    <w:rsid w:val="008C01C2"/>
    <w:rsid w:val="008C2DC1"/>
    <w:rsid w:val="008C5A95"/>
    <w:rsid w:val="008C695B"/>
    <w:rsid w:val="008D111E"/>
    <w:rsid w:val="008D5782"/>
    <w:rsid w:val="008E33D3"/>
    <w:rsid w:val="008E371E"/>
    <w:rsid w:val="008E4CCE"/>
    <w:rsid w:val="008E75D4"/>
    <w:rsid w:val="008F039D"/>
    <w:rsid w:val="008F14AB"/>
    <w:rsid w:val="008F54E2"/>
    <w:rsid w:val="008F56A1"/>
    <w:rsid w:val="008F5D29"/>
    <w:rsid w:val="008F7287"/>
    <w:rsid w:val="00901F54"/>
    <w:rsid w:val="009059A2"/>
    <w:rsid w:val="00910A89"/>
    <w:rsid w:val="00914EB4"/>
    <w:rsid w:val="00916585"/>
    <w:rsid w:val="009166CE"/>
    <w:rsid w:val="00916956"/>
    <w:rsid w:val="00917118"/>
    <w:rsid w:val="00925E3A"/>
    <w:rsid w:val="0092697D"/>
    <w:rsid w:val="009270D5"/>
    <w:rsid w:val="00927422"/>
    <w:rsid w:val="009343CD"/>
    <w:rsid w:val="0093491C"/>
    <w:rsid w:val="00935CDC"/>
    <w:rsid w:val="00937A4C"/>
    <w:rsid w:val="00937FBA"/>
    <w:rsid w:val="00943B3B"/>
    <w:rsid w:val="00946786"/>
    <w:rsid w:val="0095321F"/>
    <w:rsid w:val="0095341A"/>
    <w:rsid w:val="00953B4B"/>
    <w:rsid w:val="009553F1"/>
    <w:rsid w:val="00957B59"/>
    <w:rsid w:val="00960375"/>
    <w:rsid w:val="00964E37"/>
    <w:rsid w:val="009658B8"/>
    <w:rsid w:val="009658D2"/>
    <w:rsid w:val="00966022"/>
    <w:rsid w:val="009709A1"/>
    <w:rsid w:val="00971D26"/>
    <w:rsid w:val="00972646"/>
    <w:rsid w:val="00974C14"/>
    <w:rsid w:val="00974DC3"/>
    <w:rsid w:val="00975E9D"/>
    <w:rsid w:val="00980187"/>
    <w:rsid w:val="00980EAB"/>
    <w:rsid w:val="00994995"/>
    <w:rsid w:val="009A2DBC"/>
    <w:rsid w:val="009A3404"/>
    <w:rsid w:val="009A5F3F"/>
    <w:rsid w:val="009B264D"/>
    <w:rsid w:val="009C0188"/>
    <w:rsid w:val="009C440E"/>
    <w:rsid w:val="009C5753"/>
    <w:rsid w:val="009D15A6"/>
    <w:rsid w:val="009D4154"/>
    <w:rsid w:val="009D6A6A"/>
    <w:rsid w:val="009E3203"/>
    <w:rsid w:val="009E4A80"/>
    <w:rsid w:val="009E60B9"/>
    <w:rsid w:val="009F0449"/>
    <w:rsid w:val="009F099C"/>
    <w:rsid w:val="009F0E80"/>
    <w:rsid w:val="009F18E4"/>
    <w:rsid w:val="009F31D9"/>
    <w:rsid w:val="009F4D1D"/>
    <w:rsid w:val="009F6531"/>
    <w:rsid w:val="009F6627"/>
    <w:rsid w:val="00A01054"/>
    <w:rsid w:val="00A01F4E"/>
    <w:rsid w:val="00A03ACF"/>
    <w:rsid w:val="00A04C3C"/>
    <w:rsid w:val="00A056E3"/>
    <w:rsid w:val="00A076A5"/>
    <w:rsid w:val="00A101A3"/>
    <w:rsid w:val="00A11950"/>
    <w:rsid w:val="00A12875"/>
    <w:rsid w:val="00A14E22"/>
    <w:rsid w:val="00A15A33"/>
    <w:rsid w:val="00A21407"/>
    <w:rsid w:val="00A22C8C"/>
    <w:rsid w:val="00A31C0A"/>
    <w:rsid w:val="00A31E15"/>
    <w:rsid w:val="00A422A8"/>
    <w:rsid w:val="00A44760"/>
    <w:rsid w:val="00A502BA"/>
    <w:rsid w:val="00A55ECE"/>
    <w:rsid w:val="00A607C1"/>
    <w:rsid w:val="00A61427"/>
    <w:rsid w:val="00A625B9"/>
    <w:rsid w:val="00A62648"/>
    <w:rsid w:val="00A667D5"/>
    <w:rsid w:val="00A70BE4"/>
    <w:rsid w:val="00A71DF9"/>
    <w:rsid w:val="00A7246A"/>
    <w:rsid w:val="00A7417B"/>
    <w:rsid w:val="00A74FED"/>
    <w:rsid w:val="00A82A9F"/>
    <w:rsid w:val="00A8393C"/>
    <w:rsid w:val="00A90ABF"/>
    <w:rsid w:val="00A91909"/>
    <w:rsid w:val="00AA17A8"/>
    <w:rsid w:val="00AA180B"/>
    <w:rsid w:val="00AA3884"/>
    <w:rsid w:val="00AA5775"/>
    <w:rsid w:val="00AA5828"/>
    <w:rsid w:val="00AA6B7D"/>
    <w:rsid w:val="00AB0D96"/>
    <w:rsid w:val="00AB3E99"/>
    <w:rsid w:val="00AB5421"/>
    <w:rsid w:val="00AB7431"/>
    <w:rsid w:val="00AB797B"/>
    <w:rsid w:val="00AB7BE4"/>
    <w:rsid w:val="00AC13DE"/>
    <w:rsid w:val="00AC2E17"/>
    <w:rsid w:val="00AC3713"/>
    <w:rsid w:val="00AC37D9"/>
    <w:rsid w:val="00AC4035"/>
    <w:rsid w:val="00AD0001"/>
    <w:rsid w:val="00AD057A"/>
    <w:rsid w:val="00AD232E"/>
    <w:rsid w:val="00AD6F76"/>
    <w:rsid w:val="00AD7F6C"/>
    <w:rsid w:val="00AE1A02"/>
    <w:rsid w:val="00AE2BEF"/>
    <w:rsid w:val="00AE2E7B"/>
    <w:rsid w:val="00AE4D09"/>
    <w:rsid w:val="00AE5305"/>
    <w:rsid w:val="00AE6D15"/>
    <w:rsid w:val="00AE7987"/>
    <w:rsid w:val="00AF0DFD"/>
    <w:rsid w:val="00AF2A43"/>
    <w:rsid w:val="00AF462D"/>
    <w:rsid w:val="00AF4C16"/>
    <w:rsid w:val="00AF4D20"/>
    <w:rsid w:val="00B0393B"/>
    <w:rsid w:val="00B0595D"/>
    <w:rsid w:val="00B070C1"/>
    <w:rsid w:val="00B15509"/>
    <w:rsid w:val="00B15F01"/>
    <w:rsid w:val="00B171DD"/>
    <w:rsid w:val="00B17A4C"/>
    <w:rsid w:val="00B17E9F"/>
    <w:rsid w:val="00B20648"/>
    <w:rsid w:val="00B225FF"/>
    <w:rsid w:val="00B25689"/>
    <w:rsid w:val="00B3495A"/>
    <w:rsid w:val="00B34E55"/>
    <w:rsid w:val="00B35BAF"/>
    <w:rsid w:val="00B3742A"/>
    <w:rsid w:val="00B435F9"/>
    <w:rsid w:val="00B438DA"/>
    <w:rsid w:val="00B451EF"/>
    <w:rsid w:val="00B476AE"/>
    <w:rsid w:val="00B50230"/>
    <w:rsid w:val="00B5063C"/>
    <w:rsid w:val="00B50AA3"/>
    <w:rsid w:val="00B5191E"/>
    <w:rsid w:val="00B54845"/>
    <w:rsid w:val="00B5680C"/>
    <w:rsid w:val="00B56A6E"/>
    <w:rsid w:val="00B6106F"/>
    <w:rsid w:val="00B6216A"/>
    <w:rsid w:val="00B633B7"/>
    <w:rsid w:val="00B67B08"/>
    <w:rsid w:val="00B67DF2"/>
    <w:rsid w:val="00B72E0D"/>
    <w:rsid w:val="00B73667"/>
    <w:rsid w:val="00B7545C"/>
    <w:rsid w:val="00B760C3"/>
    <w:rsid w:val="00B762C2"/>
    <w:rsid w:val="00B762EB"/>
    <w:rsid w:val="00B765DD"/>
    <w:rsid w:val="00B80808"/>
    <w:rsid w:val="00B809CA"/>
    <w:rsid w:val="00B83147"/>
    <w:rsid w:val="00B83A0D"/>
    <w:rsid w:val="00B83CA1"/>
    <w:rsid w:val="00B841D6"/>
    <w:rsid w:val="00B871F0"/>
    <w:rsid w:val="00B9099E"/>
    <w:rsid w:val="00B9102B"/>
    <w:rsid w:val="00B91FF0"/>
    <w:rsid w:val="00B9519C"/>
    <w:rsid w:val="00B95E6F"/>
    <w:rsid w:val="00B97406"/>
    <w:rsid w:val="00BA072B"/>
    <w:rsid w:val="00BA5FA3"/>
    <w:rsid w:val="00BA6303"/>
    <w:rsid w:val="00BB0399"/>
    <w:rsid w:val="00BB246F"/>
    <w:rsid w:val="00BB3671"/>
    <w:rsid w:val="00BB4FB7"/>
    <w:rsid w:val="00BB50D1"/>
    <w:rsid w:val="00BB72C6"/>
    <w:rsid w:val="00BC0192"/>
    <w:rsid w:val="00BC4782"/>
    <w:rsid w:val="00BD1D0A"/>
    <w:rsid w:val="00BD43BD"/>
    <w:rsid w:val="00BD4F96"/>
    <w:rsid w:val="00BD7499"/>
    <w:rsid w:val="00BD7776"/>
    <w:rsid w:val="00BE1CF4"/>
    <w:rsid w:val="00BE4DFB"/>
    <w:rsid w:val="00BF28C8"/>
    <w:rsid w:val="00BF3339"/>
    <w:rsid w:val="00BF34E4"/>
    <w:rsid w:val="00BF478D"/>
    <w:rsid w:val="00BF4CE5"/>
    <w:rsid w:val="00BF4E6D"/>
    <w:rsid w:val="00BF61EC"/>
    <w:rsid w:val="00BF6B61"/>
    <w:rsid w:val="00BF6DCC"/>
    <w:rsid w:val="00BF7020"/>
    <w:rsid w:val="00BF7662"/>
    <w:rsid w:val="00C02EC7"/>
    <w:rsid w:val="00C0395B"/>
    <w:rsid w:val="00C042ED"/>
    <w:rsid w:val="00C07BA4"/>
    <w:rsid w:val="00C114C3"/>
    <w:rsid w:val="00C12ABB"/>
    <w:rsid w:val="00C168BC"/>
    <w:rsid w:val="00C17FB8"/>
    <w:rsid w:val="00C21478"/>
    <w:rsid w:val="00C21F9F"/>
    <w:rsid w:val="00C2428C"/>
    <w:rsid w:val="00C24543"/>
    <w:rsid w:val="00C2609E"/>
    <w:rsid w:val="00C30254"/>
    <w:rsid w:val="00C34095"/>
    <w:rsid w:val="00C36390"/>
    <w:rsid w:val="00C4705F"/>
    <w:rsid w:val="00C53942"/>
    <w:rsid w:val="00C604F1"/>
    <w:rsid w:val="00C615CB"/>
    <w:rsid w:val="00C62F01"/>
    <w:rsid w:val="00C63D80"/>
    <w:rsid w:val="00C65ABF"/>
    <w:rsid w:val="00C66DA0"/>
    <w:rsid w:val="00C67D6D"/>
    <w:rsid w:val="00C7149E"/>
    <w:rsid w:val="00C7279D"/>
    <w:rsid w:val="00C73085"/>
    <w:rsid w:val="00C73745"/>
    <w:rsid w:val="00C74A4F"/>
    <w:rsid w:val="00C8132A"/>
    <w:rsid w:val="00C91B19"/>
    <w:rsid w:val="00C922CE"/>
    <w:rsid w:val="00C92B2D"/>
    <w:rsid w:val="00C92EEE"/>
    <w:rsid w:val="00C936B0"/>
    <w:rsid w:val="00C97846"/>
    <w:rsid w:val="00CA02BB"/>
    <w:rsid w:val="00CB397C"/>
    <w:rsid w:val="00CB4651"/>
    <w:rsid w:val="00CB6987"/>
    <w:rsid w:val="00CC02EA"/>
    <w:rsid w:val="00CC2535"/>
    <w:rsid w:val="00CC3AD5"/>
    <w:rsid w:val="00CC6DBD"/>
    <w:rsid w:val="00CC7C10"/>
    <w:rsid w:val="00CD0271"/>
    <w:rsid w:val="00CD2710"/>
    <w:rsid w:val="00CD2B42"/>
    <w:rsid w:val="00CD4696"/>
    <w:rsid w:val="00CD5B84"/>
    <w:rsid w:val="00CE2638"/>
    <w:rsid w:val="00CE79E6"/>
    <w:rsid w:val="00CF2139"/>
    <w:rsid w:val="00CF27FA"/>
    <w:rsid w:val="00CF2FEC"/>
    <w:rsid w:val="00CF561D"/>
    <w:rsid w:val="00CF7742"/>
    <w:rsid w:val="00D00F10"/>
    <w:rsid w:val="00D03FC1"/>
    <w:rsid w:val="00D041AC"/>
    <w:rsid w:val="00D04C15"/>
    <w:rsid w:val="00D04D9A"/>
    <w:rsid w:val="00D051C0"/>
    <w:rsid w:val="00D06CA1"/>
    <w:rsid w:val="00D11169"/>
    <w:rsid w:val="00D1177C"/>
    <w:rsid w:val="00D1365F"/>
    <w:rsid w:val="00D14ACE"/>
    <w:rsid w:val="00D16798"/>
    <w:rsid w:val="00D2032B"/>
    <w:rsid w:val="00D24F3A"/>
    <w:rsid w:val="00D264E0"/>
    <w:rsid w:val="00D27D6B"/>
    <w:rsid w:val="00D300EC"/>
    <w:rsid w:val="00D3026E"/>
    <w:rsid w:val="00D30944"/>
    <w:rsid w:val="00D3200A"/>
    <w:rsid w:val="00D32B4C"/>
    <w:rsid w:val="00D33220"/>
    <w:rsid w:val="00D34C08"/>
    <w:rsid w:val="00D34FED"/>
    <w:rsid w:val="00D40240"/>
    <w:rsid w:val="00D41F8C"/>
    <w:rsid w:val="00D42C2F"/>
    <w:rsid w:val="00D42D9F"/>
    <w:rsid w:val="00D4339E"/>
    <w:rsid w:val="00D450B6"/>
    <w:rsid w:val="00D56A7F"/>
    <w:rsid w:val="00D61B14"/>
    <w:rsid w:val="00D62F70"/>
    <w:rsid w:val="00D631CC"/>
    <w:rsid w:val="00D64521"/>
    <w:rsid w:val="00D7050D"/>
    <w:rsid w:val="00D714D5"/>
    <w:rsid w:val="00D72FF4"/>
    <w:rsid w:val="00D73A38"/>
    <w:rsid w:val="00D76168"/>
    <w:rsid w:val="00D77131"/>
    <w:rsid w:val="00D771B0"/>
    <w:rsid w:val="00D840CD"/>
    <w:rsid w:val="00D84343"/>
    <w:rsid w:val="00D846CB"/>
    <w:rsid w:val="00D92C88"/>
    <w:rsid w:val="00D95F1A"/>
    <w:rsid w:val="00D961B6"/>
    <w:rsid w:val="00DA0E44"/>
    <w:rsid w:val="00DA1E9C"/>
    <w:rsid w:val="00DA42FC"/>
    <w:rsid w:val="00DA43B1"/>
    <w:rsid w:val="00DA5A60"/>
    <w:rsid w:val="00DA5E27"/>
    <w:rsid w:val="00DA7B15"/>
    <w:rsid w:val="00DB541C"/>
    <w:rsid w:val="00DB5EB8"/>
    <w:rsid w:val="00DB7343"/>
    <w:rsid w:val="00DC13F7"/>
    <w:rsid w:val="00DC161C"/>
    <w:rsid w:val="00DC5853"/>
    <w:rsid w:val="00DC6C33"/>
    <w:rsid w:val="00DD2980"/>
    <w:rsid w:val="00DD33C8"/>
    <w:rsid w:val="00DD5464"/>
    <w:rsid w:val="00DD6753"/>
    <w:rsid w:val="00DE0FF9"/>
    <w:rsid w:val="00DE1EBB"/>
    <w:rsid w:val="00DE3273"/>
    <w:rsid w:val="00DE4999"/>
    <w:rsid w:val="00DE60E4"/>
    <w:rsid w:val="00DE7FDB"/>
    <w:rsid w:val="00DF0028"/>
    <w:rsid w:val="00E018CE"/>
    <w:rsid w:val="00E04377"/>
    <w:rsid w:val="00E05FEB"/>
    <w:rsid w:val="00E0626D"/>
    <w:rsid w:val="00E10A58"/>
    <w:rsid w:val="00E10F20"/>
    <w:rsid w:val="00E12A6D"/>
    <w:rsid w:val="00E13600"/>
    <w:rsid w:val="00E145F7"/>
    <w:rsid w:val="00E21024"/>
    <w:rsid w:val="00E221AB"/>
    <w:rsid w:val="00E23CEC"/>
    <w:rsid w:val="00E35CAD"/>
    <w:rsid w:val="00E366A6"/>
    <w:rsid w:val="00E42B4F"/>
    <w:rsid w:val="00E435F5"/>
    <w:rsid w:val="00E43EAF"/>
    <w:rsid w:val="00E43F49"/>
    <w:rsid w:val="00E5436B"/>
    <w:rsid w:val="00E55B4F"/>
    <w:rsid w:val="00E57BA9"/>
    <w:rsid w:val="00E62487"/>
    <w:rsid w:val="00E702B5"/>
    <w:rsid w:val="00E74BF4"/>
    <w:rsid w:val="00E8539B"/>
    <w:rsid w:val="00E85B8D"/>
    <w:rsid w:val="00E90882"/>
    <w:rsid w:val="00E955DC"/>
    <w:rsid w:val="00E9681B"/>
    <w:rsid w:val="00EA418D"/>
    <w:rsid w:val="00EA4AA3"/>
    <w:rsid w:val="00EB2F36"/>
    <w:rsid w:val="00EB711B"/>
    <w:rsid w:val="00EC0BB5"/>
    <w:rsid w:val="00EC1523"/>
    <w:rsid w:val="00EC7034"/>
    <w:rsid w:val="00ED1EBE"/>
    <w:rsid w:val="00ED5289"/>
    <w:rsid w:val="00ED5E18"/>
    <w:rsid w:val="00ED7091"/>
    <w:rsid w:val="00EE2540"/>
    <w:rsid w:val="00EE2925"/>
    <w:rsid w:val="00EE47A8"/>
    <w:rsid w:val="00EE4870"/>
    <w:rsid w:val="00EE7664"/>
    <w:rsid w:val="00EF19FB"/>
    <w:rsid w:val="00F010C7"/>
    <w:rsid w:val="00F01689"/>
    <w:rsid w:val="00F02314"/>
    <w:rsid w:val="00F06E79"/>
    <w:rsid w:val="00F07BA8"/>
    <w:rsid w:val="00F135AC"/>
    <w:rsid w:val="00F149BA"/>
    <w:rsid w:val="00F16671"/>
    <w:rsid w:val="00F17ABD"/>
    <w:rsid w:val="00F17F0F"/>
    <w:rsid w:val="00F20336"/>
    <w:rsid w:val="00F25515"/>
    <w:rsid w:val="00F26B12"/>
    <w:rsid w:val="00F301B8"/>
    <w:rsid w:val="00F3097B"/>
    <w:rsid w:val="00F33A8A"/>
    <w:rsid w:val="00F36B68"/>
    <w:rsid w:val="00F37F67"/>
    <w:rsid w:val="00F46F70"/>
    <w:rsid w:val="00F478BB"/>
    <w:rsid w:val="00F522B0"/>
    <w:rsid w:val="00F523BB"/>
    <w:rsid w:val="00F540F1"/>
    <w:rsid w:val="00F550F0"/>
    <w:rsid w:val="00F639AA"/>
    <w:rsid w:val="00F63A9A"/>
    <w:rsid w:val="00F648C5"/>
    <w:rsid w:val="00F669BE"/>
    <w:rsid w:val="00F67764"/>
    <w:rsid w:val="00F67F26"/>
    <w:rsid w:val="00F70B2B"/>
    <w:rsid w:val="00F718AF"/>
    <w:rsid w:val="00F74EE6"/>
    <w:rsid w:val="00F75045"/>
    <w:rsid w:val="00F77B58"/>
    <w:rsid w:val="00F825D0"/>
    <w:rsid w:val="00F8262D"/>
    <w:rsid w:val="00F83141"/>
    <w:rsid w:val="00F83675"/>
    <w:rsid w:val="00F84632"/>
    <w:rsid w:val="00F85F23"/>
    <w:rsid w:val="00F870B8"/>
    <w:rsid w:val="00F90A84"/>
    <w:rsid w:val="00F92E68"/>
    <w:rsid w:val="00F93DF7"/>
    <w:rsid w:val="00F948A3"/>
    <w:rsid w:val="00F97618"/>
    <w:rsid w:val="00FA4C79"/>
    <w:rsid w:val="00FB07DF"/>
    <w:rsid w:val="00FB0B1A"/>
    <w:rsid w:val="00FB7D9F"/>
    <w:rsid w:val="00FC072C"/>
    <w:rsid w:val="00FC567A"/>
    <w:rsid w:val="00FD16F9"/>
    <w:rsid w:val="00FD4B45"/>
    <w:rsid w:val="00FD5B16"/>
    <w:rsid w:val="00FE0644"/>
    <w:rsid w:val="00FE0778"/>
    <w:rsid w:val="00FE11BF"/>
    <w:rsid w:val="00FE16A6"/>
    <w:rsid w:val="00FE24CD"/>
    <w:rsid w:val="00FE3426"/>
    <w:rsid w:val="00FE3A31"/>
    <w:rsid w:val="00FE5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A2BEA7C"/>
  <w15:docId w15:val="{2E5C678F-CA79-47C6-8DFE-D5A6C4A89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de-CH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F2FEC"/>
    <w:rPr>
      <w:rFonts w:ascii="Arial" w:hAnsi="Arial"/>
      <w:sz w:val="22"/>
      <w:szCs w:val="22"/>
      <w:lang w:val="en-US" w:eastAsia="en-US"/>
    </w:rPr>
  </w:style>
  <w:style w:type="paragraph" w:styleId="Heading1">
    <w:name w:val="heading 1"/>
    <w:basedOn w:val="Normal"/>
    <w:next w:val="Text"/>
    <w:qFormat/>
    <w:pPr>
      <w:keepNext/>
      <w:numPr>
        <w:numId w:val="2"/>
      </w:numPr>
      <w:spacing w:before="180" w:after="60"/>
      <w:outlineLvl w:val="0"/>
    </w:pPr>
    <w:rPr>
      <w:rFonts w:eastAsia="MS Mincho" w:cs="Arial"/>
      <w:b/>
      <w:bCs/>
      <w:sz w:val="32"/>
      <w:szCs w:val="32"/>
      <w:lang w:eastAsia="ja-JP"/>
    </w:rPr>
  </w:style>
  <w:style w:type="paragraph" w:styleId="Heading2">
    <w:name w:val="heading 2"/>
    <w:aliases w:val="Major,Abschnitt,hll"/>
    <w:basedOn w:val="Normal"/>
    <w:next w:val="Text"/>
    <w:qFormat/>
    <w:pPr>
      <w:keepNext/>
      <w:numPr>
        <w:ilvl w:val="1"/>
        <w:numId w:val="2"/>
      </w:numPr>
      <w:spacing w:before="180" w:after="60"/>
      <w:outlineLvl w:val="1"/>
    </w:pPr>
    <w:rPr>
      <w:rFonts w:eastAsia="MS Mincho" w:cs="Arial"/>
      <w:b/>
      <w:bCs/>
      <w:iCs/>
      <w:sz w:val="28"/>
      <w:szCs w:val="28"/>
      <w:lang w:eastAsia="ja-JP"/>
    </w:rPr>
  </w:style>
  <w:style w:type="paragraph" w:styleId="Heading3">
    <w:name w:val="heading 3"/>
    <w:basedOn w:val="Normal"/>
    <w:next w:val="Text"/>
    <w:qFormat/>
    <w:pPr>
      <w:keepNext/>
      <w:numPr>
        <w:ilvl w:val="2"/>
        <w:numId w:val="2"/>
      </w:numPr>
      <w:spacing w:before="180" w:after="60"/>
      <w:outlineLvl w:val="2"/>
    </w:pPr>
    <w:rPr>
      <w:rFonts w:eastAsia="MS Mincho" w:cs="Arial"/>
      <w:b/>
      <w:bCs/>
      <w:sz w:val="26"/>
      <w:szCs w:val="26"/>
      <w:lang w:eastAsia="ja-JP"/>
    </w:rPr>
  </w:style>
  <w:style w:type="paragraph" w:styleId="Heading4">
    <w:name w:val="heading 4"/>
    <w:basedOn w:val="Normal"/>
    <w:next w:val="Text"/>
    <w:qFormat/>
    <w:pPr>
      <w:keepNext/>
      <w:numPr>
        <w:ilvl w:val="3"/>
        <w:numId w:val="2"/>
      </w:numPr>
      <w:spacing w:before="180" w:after="60"/>
      <w:outlineLvl w:val="3"/>
    </w:pPr>
    <w:rPr>
      <w:rFonts w:eastAsia="MS Mincho"/>
      <w:b/>
      <w:bCs/>
      <w:i/>
      <w:sz w:val="24"/>
      <w:szCs w:val="24"/>
      <w:lang w:eastAsia="ja-JP"/>
    </w:rPr>
  </w:style>
  <w:style w:type="paragraph" w:styleId="Heading5">
    <w:name w:val="heading 5"/>
    <w:basedOn w:val="Normal"/>
    <w:next w:val="Text"/>
    <w:qFormat/>
    <w:pPr>
      <w:keepNext/>
      <w:numPr>
        <w:ilvl w:val="4"/>
        <w:numId w:val="2"/>
      </w:numPr>
      <w:spacing w:before="180" w:after="60"/>
      <w:outlineLvl w:val="4"/>
    </w:pPr>
    <w:rPr>
      <w:b/>
      <w:bCs/>
      <w:i/>
      <w:iCs/>
      <w:sz w:val="24"/>
      <w:szCs w:val="26"/>
      <w:lang w:eastAsia="de-DE"/>
    </w:rPr>
  </w:style>
  <w:style w:type="paragraph" w:styleId="Heading6">
    <w:name w:val="heading 6"/>
    <w:basedOn w:val="Normal"/>
    <w:next w:val="Text"/>
    <w:qFormat/>
    <w:pPr>
      <w:keepNext/>
      <w:numPr>
        <w:ilvl w:val="5"/>
        <w:numId w:val="2"/>
      </w:numPr>
      <w:spacing w:before="180" w:after="60"/>
      <w:outlineLvl w:val="5"/>
    </w:pPr>
    <w:rPr>
      <w:b/>
      <w:i/>
      <w:sz w:val="24"/>
      <w:lang w:eastAsia="de-DE"/>
    </w:rPr>
  </w:style>
  <w:style w:type="paragraph" w:styleId="Heading7">
    <w:name w:val="heading 7"/>
    <w:basedOn w:val="Normal"/>
    <w:next w:val="Text"/>
    <w:qFormat/>
    <w:pPr>
      <w:keepNext/>
      <w:numPr>
        <w:ilvl w:val="6"/>
        <w:numId w:val="2"/>
      </w:numPr>
      <w:spacing w:before="180" w:after="60"/>
      <w:outlineLvl w:val="6"/>
    </w:pPr>
    <w:rPr>
      <w:b/>
      <w:i/>
      <w:sz w:val="24"/>
      <w:lang w:eastAsia="de-DE"/>
    </w:rPr>
  </w:style>
  <w:style w:type="paragraph" w:styleId="Heading8">
    <w:name w:val="heading 8"/>
    <w:basedOn w:val="Normal"/>
    <w:next w:val="Text"/>
    <w:qFormat/>
    <w:pPr>
      <w:keepNext/>
      <w:numPr>
        <w:ilvl w:val="7"/>
        <w:numId w:val="2"/>
      </w:numPr>
      <w:spacing w:before="180" w:after="60"/>
      <w:outlineLvl w:val="7"/>
    </w:pPr>
    <w:rPr>
      <w:b/>
      <w:i/>
      <w:iCs/>
      <w:sz w:val="24"/>
      <w:lang w:eastAsia="de-DE"/>
    </w:rPr>
  </w:style>
  <w:style w:type="paragraph" w:styleId="Heading9">
    <w:name w:val="heading 9"/>
    <w:basedOn w:val="Normal"/>
    <w:next w:val="Text"/>
    <w:qFormat/>
    <w:pPr>
      <w:keepNext/>
      <w:numPr>
        <w:ilvl w:val="8"/>
        <w:numId w:val="2"/>
      </w:numPr>
      <w:spacing w:before="180" w:after="60"/>
      <w:outlineLvl w:val="8"/>
    </w:pPr>
    <w:rPr>
      <w:rFonts w:cs="Arial"/>
      <w:b/>
      <w:i/>
      <w:sz w:val="24"/>
      <w:lang w:eastAsia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xt">
    <w:name w:val="Text"/>
    <w:basedOn w:val="Normal"/>
    <w:link w:val="TextChar"/>
    <w:pPr>
      <w:spacing w:after="120"/>
    </w:pPr>
  </w:style>
  <w:style w:type="character" w:customStyle="1" w:styleId="TextChar">
    <w:name w:val="Text Char"/>
    <w:link w:val="Text"/>
    <w:rsid w:val="008F5D29"/>
    <w:rPr>
      <w:rFonts w:ascii="Arial" w:hAnsi="Arial"/>
      <w:sz w:val="22"/>
      <w:szCs w:val="22"/>
      <w:lang w:val="en-US" w:eastAsia="en-US"/>
    </w:rPr>
  </w:style>
  <w:style w:type="paragraph" w:styleId="Header">
    <w:name w:val="header"/>
    <w:basedOn w:val="Normal"/>
    <w:link w:val="HeaderChar"/>
    <w:rPr>
      <w:b/>
      <w:noProof/>
      <w:sz w:val="24"/>
    </w:rPr>
  </w:style>
  <w:style w:type="character" w:customStyle="1" w:styleId="HeaderChar">
    <w:name w:val="Header Char"/>
    <w:link w:val="Header"/>
    <w:rPr>
      <w:rFonts w:ascii="Arial" w:hAnsi="Arial"/>
      <w:b/>
      <w:noProof/>
      <w:sz w:val="24"/>
      <w:szCs w:val="22"/>
      <w:lang w:val="en-US" w:eastAsia="en-US" w:bidi="ar-SA"/>
    </w:rPr>
  </w:style>
  <w:style w:type="paragraph" w:styleId="Footer">
    <w:name w:val="footer"/>
    <w:basedOn w:val="Normal"/>
    <w:rPr>
      <w:noProof/>
      <w:sz w:val="20"/>
    </w:rPr>
  </w:style>
  <w:style w:type="character" w:styleId="CommentReference">
    <w:name w:val="annotation reference"/>
    <w:semiHidden/>
    <w:rPr>
      <w:sz w:val="16"/>
      <w:szCs w:val="16"/>
    </w:rPr>
  </w:style>
  <w:style w:type="paragraph" w:styleId="TOC1">
    <w:name w:val="toc 1"/>
    <w:basedOn w:val="Normal"/>
    <w:next w:val="Normal"/>
    <w:autoRedefine/>
    <w:uiPriority w:val="39"/>
    <w:pPr>
      <w:tabs>
        <w:tab w:val="right" w:leader="dot" w:pos="9638"/>
      </w:tabs>
      <w:spacing w:before="227" w:after="113"/>
      <w:ind w:left="510" w:right="567" w:hanging="510"/>
    </w:pPr>
    <w:rPr>
      <w:b/>
      <w:lang w:eastAsia="de-DE"/>
    </w:rPr>
  </w:style>
  <w:style w:type="paragraph" w:styleId="TOC2">
    <w:name w:val="toc 2"/>
    <w:basedOn w:val="Normal"/>
    <w:next w:val="Normal"/>
    <w:autoRedefine/>
    <w:uiPriority w:val="39"/>
    <w:pPr>
      <w:tabs>
        <w:tab w:val="right" w:leader="dot" w:pos="9638"/>
      </w:tabs>
      <w:ind w:left="1587" w:right="567" w:hanging="1077"/>
    </w:pPr>
    <w:rPr>
      <w:lang w:eastAsia="de-DE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customStyle="1" w:styleId="BlockText">
    <w:name w:val="BlockText"/>
    <w:basedOn w:val="Normal"/>
    <w:pPr>
      <w:spacing w:before="60" w:after="60"/>
    </w:pPr>
  </w:style>
  <w:style w:type="paragraph" w:styleId="CommentText">
    <w:name w:val="annotation text"/>
    <w:basedOn w:val="Normal"/>
    <w:link w:val="CommentTextChar"/>
    <w:semiHidden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5C2CEE"/>
    <w:rPr>
      <w:rFonts w:ascii="Arial" w:hAnsi="Arial"/>
      <w:lang w:val="en-US" w:eastAsia="en-US"/>
    </w:rPr>
  </w:style>
  <w:style w:type="paragraph" w:styleId="Caption">
    <w:name w:val="caption"/>
    <w:basedOn w:val="Normal"/>
    <w:next w:val="Text"/>
    <w:qFormat/>
    <w:pPr>
      <w:spacing w:before="120" w:after="60"/>
    </w:pPr>
    <w:rPr>
      <w:b/>
      <w:bCs/>
      <w:szCs w:val="20"/>
    </w:rPr>
  </w:style>
  <w:style w:type="paragraph" w:styleId="TOC3">
    <w:name w:val="toc 3"/>
    <w:basedOn w:val="Normal"/>
    <w:next w:val="Normal"/>
    <w:autoRedefine/>
    <w:uiPriority w:val="39"/>
    <w:pPr>
      <w:tabs>
        <w:tab w:val="right" w:leader="dot" w:pos="9638"/>
      </w:tabs>
      <w:ind w:left="1587" w:right="567" w:hanging="1077"/>
    </w:pPr>
    <w:rPr>
      <w:lang w:eastAsia="de-DE"/>
    </w:rPr>
  </w:style>
  <w:style w:type="paragraph" w:styleId="TOC4">
    <w:name w:val="toc 4"/>
    <w:basedOn w:val="Normal"/>
    <w:next w:val="Normal"/>
    <w:autoRedefine/>
    <w:uiPriority w:val="39"/>
    <w:pPr>
      <w:tabs>
        <w:tab w:val="right" w:leader="dot" w:pos="9638"/>
      </w:tabs>
      <w:ind w:left="1587" w:right="567" w:hanging="1077"/>
    </w:pPr>
    <w:rPr>
      <w:lang w:eastAsia="de-DE"/>
    </w:rPr>
  </w:style>
  <w:style w:type="paragraph" w:styleId="TOC5">
    <w:name w:val="toc 5"/>
    <w:basedOn w:val="TOC4"/>
    <w:next w:val="Normal"/>
    <w:autoRedefine/>
    <w:semiHidden/>
    <w:pPr>
      <w:ind w:left="2041" w:hanging="1531"/>
    </w:pPr>
  </w:style>
  <w:style w:type="paragraph" w:styleId="TOC6">
    <w:name w:val="toc 6"/>
    <w:basedOn w:val="TOC5"/>
    <w:next w:val="Normal"/>
    <w:autoRedefine/>
    <w:semiHidden/>
  </w:style>
  <w:style w:type="paragraph" w:styleId="TOC7">
    <w:name w:val="toc 7"/>
    <w:basedOn w:val="TOC6"/>
    <w:next w:val="Normal"/>
    <w:autoRedefine/>
    <w:semiHidden/>
    <w:pPr>
      <w:ind w:left="2721" w:hanging="2211"/>
    </w:pPr>
  </w:style>
  <w:style w:type="paragraph" w:styleId="TOC8">
    <w:name w:val="toc 8"/>
    <w:basedOn w:val="TOC7"/>
    <w:next w:val="Normal"/>
    <w:autoRedefine/>
    <w:semiHidden/>
  </w:style>
  <w:style w:type="paragraph" w:styleId="TOC9">
    <w:name w:val="toc 9"/>
    <w:basedOn w:val="TOC8"/>
    <w:next w:val="Normal"/>
    <w:autoRedefine/>
    <w:semiHidden/>
  </w:style>
  <w:style w:type="paragraph" w:customStyle="1" w:styleId="DiagramText">
    <w:name w:val="DiagramText"/>
    <w:basedOn w:val="Normal"/>
    <w:pPr>
      <w:autoSpaceDE w:val="0"/>
      <w:autoSpaceDN w:val="0"/>
      <w:adjustRightInd w:val="0"/>
      <w:jc w:val="center"/>
    </w:pPr>
  </w:style>
  <w:style w:type="paragraph" w:customStyle="1" w:styleId="TableText11">
    <w:name w:val="TableText:11"/>
    <w:basedOn w:val="Normal"/>
    <w:link w:val="TableText11Char"/>
    <w:rsid w:val="007D1AD4"/>
    <w:pPr>
      <w:spacing w:before="60" w:after="60"/>
    </w:pPr>
    <w:rPr>
      <w:szCs w:val="20"/>
    </w:rPr>
  </w:style>
  <w:style w:type="character" w:customStyle="1" w:styleId="TableText11Char">
    <w:name w:val="TableText:11 Char"/>
    <w:link w:val="TableText11"/>
    <w:rsid w:val="007D1AD4"/>
    <w:rPr>
      <w:rFonts w:ascii="Arial" w:hAnsi="Arial"/>
      <w:sz w:val="22"/>
      <w:lang w:val="en-US" w:eastAsia="en-US"/>
    </w:rPr>
  </w:style>
  <w:style w:type="paragraph" w:customStyle="1" w:styleId="TextAlpha">
    <w:name w:val="Text:Alpha"/>
    <w:basedOn w:val="Normal"/>
    <w:pPr>
      <w:tabs>
        <w:tab w:val="left" w:pos="357"/>
      </w:tabs>
      <w:spacing w:after="120"/>
      <w:ind w:left="714" w:hanging="357"/>
    </w:pPr>
    <w:rPr>
      <w:lang w:eastAsia="ja-JP"/>
    </w:rPr>
  </w:style>
  <w:style w:type="paragraph" w:customStyle="1" w:styleId="TextBull">
    <w:name w:val="Text:Bull"/>
    <w:basedOn w:val="Normal"/>
    <w:rsid w:val="004C426C"/>
    <w:pPr>
      <w:numPr>
        <w:numId w:val="3"/>
      </w:numPr>
      <w:spacing w:after="120"/>
    </w:pPr>
    <w:rPr>
      <w:lang w:eastAsia="de-DE"/>
    </w:rPr>
  </w:style>
  <w:style w:type="paragraph" w:customStyle="1" w:styleId="TextDash">
    <w:name w:val="Text:Dash"/>
    <w:basedOn w:val="Normal"/>
    <w:pPr>
      <w:numPr>
        <w:numId w:val="1"/>
      </w:numPr>
      <w:spacing w:after="120"/>
      <w:ind w:left="714" w:hanging="357"/>
    </w:pPr>
    <w:rPr>
      <w:lang w:eastAsia="de-DE"/>
    </w:rPr>
  </w:style>
  <w:style w:type="paragraph" w:customStyle="1" w:styleId="TextNum">
    <w:name w:val="Text:Num"/>
    <w:basedOn w:val="Normal"/>
    <w:pPr>
      <w:tabs>
        <w:tab w:val="left" w:pos="357"/>
      </w:tabs>
      <w:spacing w:after="120"/>
      <w:ind w:left="714" w:hanging="357"/>
    </w:pPr>
    <w:rPr>
      <w:szCs w:val="20"/>
      <w:lang w:eastAsia="ja-JP"/>
    </w:rPr>
  </w:style>
  <w:style w:type="paragraph" w:customStyle="1" w:styleId="HdApp1">
    <w:name w:val="Hd:App:1"/>
    <w:basedOn w:val="Caption"/>
    <w:next w:val="Text"/>
    <w:pPr>
      <w:keepNext/>
      <w:pageBreakBefore/>
      <w:spacing w:before="0"/>
      <w:ind w:left="1418" w:hanging="1418"/>
      <w:outlineLvl w:val="4"/>
    </w:pPr>
    <w:rPr>
      <w:bCs w:val="0"/>
      <w:lang w:eastAsia="ja-JP"/>
    </w:rPr>
  </w:style>
  <w:style w:type="paragraph" w:customStyle="1" w:styleId="HdFig1">
    <w:name w:val="Hd:Fig:1"/>
    <w:basedOn w:val="Caption"/>
    <w:next w:val="Text"/>
    <w:pPr>
      <w:keepNext/>
      <w:ind w:left="1418" w:hanging="1418"/>
      <w:outlineLvl w:val="4"/>
    </w:pPr>
    <w:rPr>
      <w:bCs w:val="0"/>
      <w:lang w:eastAsia="ja-JP"/>
    </w:rPr>
  </w:style>
  <w:style w:type="paragraph" w:customStyle="1" w:styleId="HdTab1">
    <w:name w:val="Hd:Tab:1"/>
    <w:basedOn w:val="Caption"/>
    <w:next w:val="Text"/>
    <w:pPr>
      <w:keepNext/>
      <w:ind w:left="1418" w:hanging="1418"/>
      <w:outlineLvl w:val="4"/>
    </w:pPr>
    <w:rPr>
      <w:bCs w:val="0"/>
      <w:lang w:eastAsia="ja-JP"/>
    </w:rPr>
  </w:style>
  <w:style w:type="paragraph" w:customStyle="1" w:styleId="TOCHeadings">
    <w:name w:val="TOC Headings"/>
    <w:basedOn w:val="Normal"/>
    <w:semiHidden/>
    <w:pPr>
      <w:keepNext/>
      <w:tabs>
        <w:tab w:val="center" w:pos="4820"/>
        <w:tab w:val="right" w:pos="9639"/>
      </w:tabs>
      <w:spacing w:before="397" w:after="227"/>
    </w:pPr>
    <w:rPr>
      <w:b/>
      <w:sz w:val="28"/>
      <w:szCs w:val="32"/>
      <w:lang w:eastAsia="de-DE"/>
    </w:rPr>
  </w:style>
  <w:style w:type="paragraph" w:customStyle="1" w:styleId="TableText9">
    <w:name w:val="TableText:9"/>
    <w:basedOn w:val="TableText11"/>
    <w:pPr>
      <w:spacing w:before="20" w:after="20"/>
    </w:pPr>
    <w:rPr>
      <w:sz w:val="18"/>
    </w:rPr>
  </w:style>
  <w:style w:type="paragraph" w:customStyle="1" w:styleId="HdCentNoNum">
    <w:name w:val="Hd:CentNoNum"/>
    <w:basedOn w:val="Normal"/>
    <w:pPr>
      <w:keepNext/>
      <w:spacing w:before="180" w:after="60"/>
      <w:jc w:val="center"/>
    </w:pPr>
    <w:rPr>
      <w:b/>
      <w:caps/>
      <w:sz w:val="40"/>
      <w:szCs w:val="26"/>
      <w:lang w:eastAsia="de-DE"/>
    </w:rPr>
  </w:style>
  <w:style w:type="paragraph" w:styleId="TableofFigures">
    <w:name w:val="table of figures"/>
    <w:basedOn w:val="Normal"/>
    <w:next w:val="Normal"/>
    <w:semiHidden/>
    <w:pPr>
      <w:tabs>
        <w:tab w:val="left" w:leader="dot" w:pos="1588"/>
        <w:tab w:val="right" w:leader="dot" w:pos="9639"/>
      </w:tabs>
      <w:ind w:left="1588" w:hanging="1588"/>
    </w:pPr>
  </w:style>
  <w:style w:type="paragraph" w:customStyle="1" w:styleId="TextCode">
    <w:name w:val="TextCode"/>
    <w:basedOn w:val="Normal"/>
    <w:pPr>
      <w:ind w:left="357"/>
    </w:pPr>
    <w:rPr>
      <w:rFonts w:ascii="Arial monospaced for SAP" w:hAnsi="Arial monospaced for SAP"/>
      <w:noProof/>
      <w:sz w:val="20"/>
    </w:rPr>
  </w:style>
  <w:style w:type="paragraph" w:customStyle="1" w:styleId="Hd1">
    <w:name w:val="Hd:1"/>
    <w:basedOn w:val="Normal"/>
    <w:next w:val="Text"/>
    <w:pPr>
      <w:keepNext/>
      <w:spacing w:before="180" w:after="60"/>
      <w:ind w:left="1134" w:hanging="1134"/>
    </w:pPr>
    <w:rPr>
      <w:rFonts w:eastAsia="MS Mincho"/>
      <w:b/>
      <w:sz w:val="32"/>
      <w:szCs w:val="32"/>
      <w:lang w:eastAsia="ja-JP"/>
    </w:rPr>
  </w:style>
  <w:style w:type="paragraph" w:customStyle="1" w:styleId="Hd2">
    <w:name w:val="Hd:2"/>
    <w:basedOn w:val="Normal"/>
    <w:next w:val="Text"/>
    <w:pPr>
      <w:keepNext/>
      <w:spacing w:before="180" w:after="60"/>
      <w:ind w:left="1134" w:hanging="1134"/>
    </w:pPr>
    <w:rPr>
      <w:rFonts w:eastAsia="MS Mincho"/>
      <w:b/>
      <w:sz w:val="28"/>
      <w:szCs w:val="28"/>
      <w:lang w:eastAsia="ja-JP"/>
    </w:rPr>
  </w:style>
  <w:style w:type="paragraph" w:customStyle="1" w:styleId="Hd3">
    <w:name w:val="Hd:3"/>
    <w:basedOn w:val="Normal"/>
    <w:next w:val="Text"/>
    <w:pPr>
      <w:keepNext/>
      <w:spacing w:before="180" w:after="60"/>
      <w:ind w:left="1134" w:hanging="1134"/>
    </w:pPr>
    <w:rPr>
      <w:rFonts w:eastAsia="MS Mincho"/>
      <w:b/>
      <w:sz w:val="26"/>
      <w:szCs w:val="26"/>
      <w:lang w:eastAsia="ja-JP"/>
    </w:rPr>
  </w:style>
  <w:style w:type="paragraph" w:customStyle="1" w:styleId="Hd4">
    <w:name w:val="Hd:4"/>
    <w:basedOn w:val="Normal"/>
    <w:next w:val="Text"/>
    <w:pPr>
      <w:keepNext/>
      <w:spacing w:before="180" w:after="60"/>
      <w:ind w:left="1134" w:hanging="1134"/>
    </w:pPr>
    <w:rPr>
      <w:rFonts w:eastAsia="MS Mincho"/>
      <w:b/>
      <w:i/>
      <w:sz w:val="24"/>
      <w:szCs w:val="24"/>
      <w:lang w:eastAsia="ja-JP"/>
    </w:rPr>
  </w:style>
  <w:style w:type="paragraph" w:styleId="CommentSubject">
    <w:name w:val="annotation subject"/>
    <w:basedOn w:val="CommentText"/>
    <w:next w:val="CommentText"/>
    <w:semiHidden/>
    <w:rPr>
      <w:b/>
      <w:bCs/>
    </w:rPr>
  </w:style>
  <w:style w:type="table" w:styleId="TableGrid">
    <w:name w:val="Table Grid"/>
    <w:basedOn w:val="TableNormal"/>
    <w:pPr>
      <w:spacing w:line="26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cumentTitle">
    <w:name w:val="DocumentTitle"/>
    <w:basedOn w:val="Normal"/>
    <w:pPr>
      <w:widowControl w:val="0"/>
    </w:pPr>
    <w:rPr>
      <w:b/>
      <w:sz w:val="40"/>
      <w:szCs w:val="40"/>
      <w:lang w:eastAsia="ru-RU"/>
    </w:rPr>
  </w:style>
  <w:style w:type="paragraph" w:customStyle="1" w:styleId="DocumentSubtitle">
    <w:name w:val="DocumentSubtitle"/>
    <w:basedOn w:val="Normal"/>
    <w:pPr>
      <w:widowControl w:val="0"/>
    </w:pPr>
    <w:rPr>
      <w:rFonts w:ascii="Times New Roman" w:hAnsi="Times New Roman"/>
      <w:i/>
      <w:sz w:val="46"/>
      <w:szCs w:val="46"/>
      <w:lang w:eastAsia="ru-RU"/>
    </w:rPr>
  </w:style>
  <w:style w:type="character" w:styleId="FollowedHyperlink">
    <w:name w:val="FollowedHyperlink"/>
    <w:rPr>
      <w:color w:val="800080"/>
      <w:u w:val="single"/>
    </w:rPr>
  </w:style>
  <w:style w:type="paragraph" w:styleId="FootnoteText">
    <w:name w:val="footnote text"/>
    <w:basedOn w:val="Normal"/>
    <w:semiHidden/>
    <w:rsid w:val="00317D55"/>
    <w:pPr>
      <w:spacing w:before="120" w:after="120"/>
      <w:ind w:left="284" w:hanging="284"/>
      <w:jc w:val="both"/>
    </w:pPr>
    <w:rPr>
      <w:rFonts w:ascii="Imago" w:hAnsi="Imago"/>
      <w:sz w:val="16"/>
      <w:szCs w:val="20"/>
      <w:lang w:val="en-GB"/>
    </w:rPr>
  </w:style>
  <w:style w:type="character" w:styleId="FootnoteReference">
    <w:name w:val="footnote reference"/>
    <w:semiHidden/>
    <w:rsid w:val="00317D55"/>
    <w:rPr>
      <w:vertAlign w:val="superscript"/>
    </w:rPr>
  </w:style>
  <w:style w:type="paragraph" w:customStyle="1" w:styleId="numbered">
    <w:name w:val="numbered"/>
    <w:basedOn w:val="Text"/>
    <w:semiHidden/>
    <w:rsid w:val="00144773"/>
    <w:pPr>
      <w:numPr>
        <w:numId w:val="4"/>
      </w:numPr>
      <w:spacing w:before="120" w:after="0"/>
    </w:pPr>
    <w:rPr>
      <w:rFonts w:ascii="Minion" w:hAnsi="Minion"/>
      <w:szCs w:val="24"/>
    </w:rPr>
  </w:style>
  <w:style w:type="paragraph" w:customStyle="1" w:styleId="bullet">
    <w:name w:val="bullet"/>
    <w:basedOn w:val="Normal"/>
    <w:semiHidden/>
    <w:rsid w:val="00C53942"/>
    <w:pPr>
      <w:numPr>
        <w:numId w:val="9"/>
      </w:numPr>
      <w:spacing w:before="60"/>
    </w:pPr>
    <w:rPr>
      <w:szCs w:val="24"/>
    </w:rPr>
  </w:style>
  <w:style w:type="paragraph" w:styleId="Revision">
    <w:name w:val="Revision"/>
    <w:hidden/>
    <w:uiPriority w:val="99"/>
    <w:semiHidden/>
    <w:rsid w:val="00333E29"/>
    <w:rPr>
      <w:rFonts w:ascii="Arial" w:hAnsi="Arial"/>
      <w:sz w:val="22"/>
      <w:szCs w:val="22"/>
      <w:lang w:val="en-US" w:eastAsia="en-US"/>
    </w:rPr>
  </w:style>
  <w:style w:type="paragraph" w:customStyle="1" w:styleId="TT1TableText">
    <w:name w:val="TT1 Table Text"/>
    <w:basedOn w:val="Normal"/>
    <w:rsid w:val="00FB0B1A"/>
    <w:pPr>
      <w:spacing w:before="40" w:after="40"/>
    </w:pPr>
    <w:rPr>
      <w:rFonts w:ascii="Times New Roman" w:hAnsi="Times New Roman"/>
      <w:szCs w:val="20"/>
    </w:rPr>
  </w:style>
  <w:style w:type="paragraph" w:styleId="ListParagraph">
    <w:name w:val="List Paragraph"/>
    <w:basedOn w:val="Normal"/>
    <w:uiPriority w:val="34"/>
    <w:qFormat/>
    <w:rsid w:val="000E3DEF"/>
    <w:pPr>
      <w:ind w:left="720"/>
      <w:contextualSpacing/>
    </w:pPr>
  </w:style>
  <w:style w:type="paragraph" w:customStyle="1" w:styleId="TH2TableHeader">
    <w:name w:val="TH2 Table Header"/>
    <w:basedOn w:val="Normal"/>
    <w:next w:val="TT2TableText"/>
    <w:rsid w:val="00CF2FEC"/>
    <w:pPr>
      <w:widowControl w:val="0"/>
      <w:spacing w:before="40" w:after="40"/>
      <w:jc w:val="center"/>
    </w:pPr>
    <w:rPr>
      <w:b/>
      <w:sz w:val="20"/>
      <w:szCs w:val="20"/>
    </w:rPr>
  </w:style>
  <w:style w:type="paragraph" w:customStyle="1" w:styleId="TT2TableText">
    <w:name w:val="TT2 Table Text"/>
    <w:basedOn w:val="Normal"/>
    <w:link w:val="TT2TableTextChar"/>
    <w:rsid w:val="00CF2FEC"/>
    <w:pPr>
      <w:spacing w:before="40" w:after="40"/>
    </w:pPr>
    <w:rPr>
      <w:rFonts w:ascii="Times New Roman" w:hAnsi="Times New Roman"/>
      <w:sz w:val="20"/>
      <w:szCs w:val="20"/>
    </w:rPr>
  </w:style>
  <w:style w:type="character" w:customStyle="1" w:styleId="TT2TableTextChar">
    <w:name w:val="TT2 Table Text Char"/>
    <w:link w:val="TT2TableText"/>
    <w:rsid w:val="00CF2FEC"/>
    <w:rPr>
      <w:lang w:val="en-US" w:eastAsia="en-US"/>
    </w:rPr>
  </w:style>
  <w:style w:type="paragraph" w:customStyle="1" w:styleId="T1Text">
    <w:name w:val="T1 Text"/>
    <w:basedOn w:val="Normal"/>
    <w:rsid w:val="00CF2FEC"/>
    <w:pPr>
      <w:spacing w:after="120"/>
      <w:ind w:left="547"/>
    </w:pPr>
    <w:rPr>
      <w:rFonts w:ascii="Times New Roman" w:hAnsi="Times New Roman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63D80"/>
    <w:pPr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EndnoteText">
    <w:name w:val="endnote text"/>
    <w:basedOn w:val="Normal"/>
    <w:link w:val="EndnoteTextChar"/>
    <w:semiHidden/>
    <w:unhideWhenUsed/>
    <w:rsid w:val="0060231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60231C"/>
    <w:rPr>
      <w:rFonts w:ascii="Arial" w:hAnsi="Arial"/>
      <w:lang w:val="en-US" w:eastAsia="en-US"/>
    </w:rPr>
  </w:style>
  <w:style w:type="character" w:styleId="EndnoteReference">
    <w:name w:val="endnote reference"/>
    <w:basedOn w:val="DefaultParagraphFont"/>
    <w:semiHidden/>
    <w:unhideWhenUsed/>
    <w:rsid w:val="0060231C"/>
    <w:rPr>
      <w:vertAlign w:val="superscript"/>
    </w:rPr>
  </w:style>
  <w:style w:type="character" w:customStyle="1" w:styleId="genid991">
    <w:name w:val="genid991"/>
    <w:basedOn w:val="DefaultParagraphFont"/>
    <w:rsid w:val="00F540F1"/>
    <w:rPr>
      <w:rFonts w:ascii="Arial" w:hAnsi="Arial" w:cs="Arial" w:hint="default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sz w:val="23"/>
      <w:szCs w:val="23"/>
      <w:u w:val="none"/>
      <w:effect w:val="none"/>
      <w:vertAlign w:val="baseline"/>
    </w:rPr>
  </w:style>
  <w:style w:type="character" w:customStyle="1" w:styleId="genid310">
    <w:name w:val="genid310"/>
    <w:basedOn w:val="DefaultParagraphFont"/>
    <w:rsid w:val="00F540F1"/>
    <w:rPr>
      <w:rFonts w:ascii="Arial" w:hAnsi="Arial" w:cs="Arial" w:hint="default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sz w:val="23"/>
      <w:szCs w:val="23"/>
      <w:u w:val="none"/>
      <w:effect w:val="none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34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91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51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projectlibrary.bas.roche.com/projectlibrary/livelink.exe/Open/22941641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vcorpjbqa04.gene.com:8543/kld/" TargetMode="External"/><Relationship Id="rId39" Type="http://schemas.openxmlformats.org/officeDocument/2006/relationships/header" Target="header6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34" Type="http://schemas.openxmlformats.org/officeDocument/2006/relationships/image" Target="media/image10.png"/><Relationship Id="rId42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hyperlink" Target="https://projectlibrary.bas.roche.com/projectlibrary/livelink.exe?func=doc.ViewDoc&amp;nodeid=13895653&amp;vernum=5" TargetMode="External"/><Relationship Id="rId17" Type="http://schemas.openxmlformats.org/officeDocument/2006/relationships/footer" Target="footer1.xml"/><Relationship Id="rId25" Type="http://schemas.openxmlformats.org/officeDocument/2006/relationships/hyperlink" Target="http://10.37.17.42:8180/kld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header" Target="header5.xml"/><Relationship Id="rId29" Type="http://schemas.openxmlformats.org/officeDocument/2006/relationships/image" Target="media/image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rojectlibrary.bas.roche.com/projectlibrary/livelink.exe?func=doc.ViewDoc&amp;nodeid=12668878&amp;vernum=1" TargetMode="External"/><Relationship Id="rId24" Type="http://schemas.openxmlformats.org/officeDocument/2006/relationships/hyperlink" Target="http://vcorpjbprd06.gene.com:8180/kld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hyperlink" Target="http://pdappsqa.gene.com/kld" TargetMode="External"/><Relationship Id="rId28" Type="http://schemas.openxmlformats.org/officeDocument/2006/relationships/hyperlink" Target="https://vcorpjbqa05.gene.com:8543/kld/" TargetMode="External"/><Relationship Id="rId36" Type="http://schemas.openxmlformats.org/officeDocument/2006/relationships/image" Target="media/image12.png"/><Relationship Id="rId10" Type="http://schemas.openxmlformats.org/officeDocument/2006/relationships/hyperlink" Target="https://projectlibrary.bas.roche.com/projectlibrary/livelink.exe?func=doc.ViewDoc&amp;nodeid=12672962&amp;vernum=1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file:///\\ridnsg801.nala.roche.com\valicert_temp\SFTP\PGL\PDI\Randomisation" TargetMode="External"/><Relationship Id="rId22" Type="http://schemas.openxmlformats.org/officeDocument/2006/relationships/hyperlink" Target="http://pdapps.gene.com/kld" TargetMode="External"/><Relationship Id="rId27" Type="http://schemas.openxmlformats.org/officeDocument/2006/relationships/hyperlink" Target="http://10.37.17.43:8180/kld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136610-BDA2-4B0B-BFCF-77968B5AC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1438</TotalTime>
  <Pages>37</Pages>
  <Words>4900</Words>
  <Characters>29401</Characters>
  <Application>Microsoft Office Word</Application>
  <DocSecurity>0</DocSecurity>
  <Lines>245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F. Hoffmann-La Roche Ltd</Company>
  <LinksUpToDate>false</LinksUpToDate>
  <CharactersWithSpaces>34233</CharactersWithSpaces>
  <SharedDoc>false</SharedDoc>
  <HLinks>
    <vt:vector size="6" baseType="variant">
      <vt:variant>
        <vt:i4>7995438</vt:i4>
      </vt:variant>
      <vt:variant>
        <vt:i4>0</vt:i4>
      </vt:variant>
      <vt:variant>
        <vt:i4>0</vt:i4>
      </vt:variant>
      <vt:variant>
        <vt:i4>5</vt:i4>
      </vt:variant>
      <vt:variant>
        <vt:lpwstr>http://groupinformatics.roche.com/pg-tools/business_value_it/Pages/default.aspx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PMM</dc:creator>
  <cp:lastModifiedBy>Matacz, Aleksandra {FIEV~Poznan}</cp:lastModifiedBy>
  <cp:revision>82</cp:revision>
  <cp:lastPrinted>2013-11-22T13:51:00Z</cp:lastPrinted>
  <dcterms:created xsi:type="dcterms:W3CDTF">2020-03-19T14:31:00Z</dcterms:created>
  <dcterms:modified xsi:type="dcterms:W3CDTF">2023-04-03T14:19:00Z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9.0</vt:lpwstr>
  </property>
  <property fmtid="{D5CDD505-2E9C-101B-9397-08002B2CF9AE}" pid="3" name="Effective Date">
    <vt:lpwstr>Date of last signature</vt:lpwstr>
  </property>
  <property fmtid="{D5CDD505-2E9C-101B-9397-08002B2CF9AE}" pid="4" name="Title">
    <vt:lpwstr>Kit Label Database (KLD)</vt:lpwstr>
  </property>
  <property fmtid="{D5CDD505-2E9C-101B-9397-08002B2CF9AE}" pid="5" name="Scope">
    <vt:lpwstr>Group Informatics</vt:lpwstr>
  </property>
  <property fmtid="{D5CDD505-2E9C-101B-9397-08002B2CF9AE}" pid="6" name="DocumentType">
    <vt:lpwstr>Smoke Test </vt:lpwstr>
  </property>
  <property fmtid="{D5CDD505-2E9C-101B-9397-08002B2CF9AE}" pid="7" name="Creation Date">
    <vt:lpwstr>1 Dec 2009</vt:lpwstr>
  </property>
  <property fmtid="{D5CDD505-2E9C-101B-9397-08002B2CF9AE}" pid="8" name="DocID">
    <vt:lpwstr>14366993</vt:lpwstr>
  </property>
  <property fmtid="{D5CDD505-2E9C-101B-9397-08002B2CF9AE}" pid="9" name="Status">
    <vt:lpwstr>Final Version</vt:lpwstr>
  </property>
  <property fmtid="{D5CDD505-2E9C-101B-9397-08002B2CF9AE}" pid="10" name="Organization">
    <vt:lpwstr>Group Informatics</vt:lpwstr>
  </property>
</Properties>
</file>